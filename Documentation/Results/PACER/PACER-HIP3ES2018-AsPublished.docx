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bookmarkStart w:id="0" w:name="_GoBack"/>
      <w:bookmarkEnd w:id="0"/>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0DD22FC8" w:rsidR="009303D9" w:rsidRDefault="005D2BC9" w:rsidP="005B520E">
      <w:pPr>
        <w:pStyle w:val="Author"/>
      </w:pPr>
      <w:r>
        <w:t>Dr. Daniel Ross Moore</w:t>
      </w:r>
      <w:r w:rsidR="00AB2261">
        <w:t xml:space="preserve"> </w:t>
      </w:r>
    </w:p>
    <w:p w14:paraId="03A2E787" w14:textId="2F6FDEDD" w:rsidR="008C1BD5" w:rsidRPr="005B520E" w:rsidRDefault="008C1BD5" w:rsidP="008C1BD5">
      <w:pPr>
        <w:pStyle w:val="Affiliation"/>
      </w:pPr>
      <w:r>
        <w:t>Center for Efficient, Scalable and Reliable Computing</w:t>
      </w:r>
      <w:r w:rsidR="00AB2261">
        <w:t xml:space="preserve"> </w:t>
      </w:r>
    </w:p>
    <w:p w14:paraId="1B98E489" w14:textId="3A712AAE" w:rsidR="008C1BD5" w:rsidRPr="005B520E" w:rsidRDefault="008C1BD5" w:rsidP="008C1BD5">
      <w:pPr>
        <w:pStyle w:val="Affiliation"/>
      </w:pPr>
      <w:r>
        <w:t>Dept. of Electrical and Computer Engineering</w:t>
      </w:r>
      <w:r w:rsidR="00AB2261">
        <w:t xml:space="preserve"> </w:t>
      </w:r>
    </w:p>
    <w:p w14:paraId="538421FA" w14:textId="4858CDF7" w:rsidR="008C1BD5" w:rsidRPr="005B520E" w:rsidRDefault="008C1BD5" w:rsidP="008C1BD5">
      <w:pPr>
        <w:pStyle w:val="Affiliation"/>
      </w:pPr>
      <w:r>
        <w:t>North Carolina State University, Raleigh, USA</w:t>
      </w:r>
      <w:r w:rsidR="00AB2261">
        <w:t xml:space="preserve"> </w:t>
      </w:r>
    </w:p>
    <w:p w14:paraId="0F18553B" w14:textId="285AA033" w:rsidR="008C1BD5" w:rsidRPr="005B520E" w:rsidRDefault="008C1BD5" w:rsidP="008C1BD5">
      <w:pPr>
        <w:pStyle w:val="Affiliation"/>
      </w:pPr>
      <w:r>
        <w:t>drmoore2@ncsu.edu</w:t>
      </w:r>
      <w:r w:rsidR="00AB2261">
        <w:t xml:space="preserve"> </w:t>
      </w:r>
    </w:p>
    <w:p w14:paraId="338A7101" w14:textId="450F56FF" w:rsidR="009303D9" w:rsidRDefault="00C95F77" w:rsidP="005B520E">
      <w:pPr>
        <w:pStyle w:val="Author"/>
      </w:pPr>
      <w:r>
        <w:t>Dr. Alexander G. Dean</w:t>
      </w:r>
      <w:r w:rsidR="00AB2261">
        <w:t xml:space="preserve"> </w:t>
      </w:r>
    </w:p>
    <w:p w14:paraId="611E1285" w14:textId="16E1B6CD" w:rsidR="00C95F77" w:rsidRPr="005B520E" w:rsidRDefault="00C95F77" w:rsidP="00C95F77">
      <w:pPr>
        <w:pStyle w:val="Affiliation"/>
      </w:pPr>
      <w:r>
        <w:t>Center for Efficient, Scalable and Reliable Computing</w:t>
      </w:r>
      <w:r w:rsidR="00AB2261">
        <w:t xml:space="preserve"> </w:t>
      </w:r>
    </w:p>
    <w:p w14:paraId="59B96C61" w14:textId="31DD9A50" w:rsidR="00C95F77" w:rsidRPr="005B520E" w:rsidRDefault="00C95F77" w:rsidP="00C95F77">
      <w:pPr>
        <w:pStyle w:val="Affiliation"/>
      </w:pPr>
      <w:r>
        <w:t>Dept. of Electrical and Computer Engineering</w:t>
      </w:r>
      <w:r w:rsidR="00AB2261">
        <w:t xml:space="preserve"> </w:t>
      </w:r>
    </w:p>
    <w:p w14:paraId="397FACF1" w14:textId="4CD858F5" w:rsidR="00C95F77" w:rsidRPr="005B520E" w:rsidRDefault="00C95F77" w:rsidP="00C95F77">
      <w:pPr>
        <w:pStyle w:val="Affiliation"/>
      </w:pPr>
      <w:r>
        <w:t>North Carolina State University, Raleigh, USA</w:t>
      </w:r>
      <w:r w:rsidR="00AB2261">
        <w:t xml:space="preserve"> </w:t>
      </w:r>
    </w:p>
    <w:p w14:paraId="721A5C02" w14:textId="7BDFCA92"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r w:rsidR="00AB2261">
        <w:t xml:space="preserve"> </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1725513F"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1E19C3">
        <w:t xml:space="preserve">Figure </w:t>
      </w:r>
      <w:r w:rsidR="001E19C3">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End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End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End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4B5493EE"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1E19C3">
        <w:t>(</w:t>
      </w:r>
      <w:r w:rsidR="001E19C3">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1E19C3"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03CD324F" w:rsidR="00034759" w:rsidRDefault="00034759" w:rsidP="00567F77">
            <w:pPr>
              <w:pStyle w:val="BodyText"/>
              <w:spacing w:line="240" w:lineRule="auto"/>
              <w:ind w:firstLine="0"/>
              <w:jc w:val="center"/>
            </w:pPr>
            <w:bookmarkStart w:id="1" w:name="_Ref491808306"/>
            <w:r>
              <w:t>(</w:t>
            </w:r>
            <w:r w:rsidR="001E19C3">
              <w:fldChar w:fldCharType="begin"/>
            </w:r>
            <w:r w:rsidR="001E19C3">
              <w:instrText xml:space="preserve"> SEQ Equation \* ARABIC </w:instrText>
            </w:r>
            <w:r w:rsidR="001E19C3">
              <w:fldChar w:fldCharType="separate"/>
            </w:r>
            <w:r w:rsidR="001E19C3">
              <w:rPr>
                <w:noProof/>
              </w:rPr>
              <w:t>1</w:t>
            </w:r>
            <w:r w:rsidR="001E19C3">
              <w:rPr>
                <w:noProof/>
              </w:rPr>
              <w:fldChar w:fldCharType="end"/>
            </w:r>
            <w:r>
              <w:rPr>
                <w:noProof/>
              </w:rPr>
              <w:t>)</w:t>
            </w:r>
            <w:bookmarkEnd w:id="1"/>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04E036C1" w:rsidR="00697D7B" w:rsidRPr="00D71A5D" w:rsidRDefault="00697D7B" w:rsidP="00567F77">
                            <w:pPr>
                              <w:pStyle w:val="Caption"/>
                              <w:rPr>
                                <w:noProof/>
                                <w:spacing w:val="-1"/>
                                <w:sz w:val="20"/>
                                <w:szCs w:val="20"/>
                              </w:rPr>
                            </w:pPr>
                            <w:bookmarkStart w:id="2" w:name="_Ref492658253"/>
                            <w:r>
                              <w:t xml:space="preserve">Figure </w:t>
                            </w:r>
                            <w:r w:rsidR="001E19C3">
                              <w:fldChar w:fldCharType="begin"/>
                            </w:r>
                            <w:r w:rsidR="001E19C3">
                              <w:instrText xml:space="preserve"> SEQ Figure \* ARABIC </w:instrText>
                            </w:r>
                            <w:r w:rsidR="001E19C3">
                              <w:fldChar w:fldCharType="separate"/>
                            </w:r>
                            <w:r w:rsidR="001E19C3">
                              <w:rPr>
                                <w:noProof/>
                              </w:rPr>
                              <w:t>1</w:t>
                            </w:r>
                            <w:r w:rsidR="001E19C3">
                              <w:rPr>
                                <w:noProof/>
                              </w:rPr>
                              <w:fldChar w:fldCharType="end"/>
                            </w:r>
                            <w:bookmarkEnd w:id="2"/>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04E036C1" w:rsidR="00697D7B" w:rsidRPr="00D71A5D" w:rsidRDefault="00697D7B" w:rsidP="00567F77">
                      <w:pPr>
                        <w:pStyle w:val="Caption"/>
                        <w:rPr>
                          <w:noProof/>
                          <w:spacing w:val="-1"/>
                          <w:sz w:val="20"/>
                          <w:szCs w:val="20"/>
                        </w:rPr>
                      </w:pPr>
                      <w:bookmarkStart w:id="3" w:name="_Ref492658253"/>
                      <w:r>
                        <w:t xml:space="preserve">Figure </w:t>
                      </w:r>
                      <w:r w:rsidR="001E19C3">
                        <w:fldChar w:fldCharType="begin"/>
                      </w:r>
                      <w:r w:rsidR="001E19C3">
                        <w:instrText xml:space="preserve"> SEQ Figure \* ARABIC </w:instrText>
                      </w:r>
                      <w:r w:rsidR="001E19C3">
                        <w:fldChar w:fldCharType="separate"/>
                      </w:r>
                      <w:r w:rsidR="001E19C3">
                        <w:rPr>
                          <w:noProof/>
                        </w:rPr>
                        <w:t>1</w:t>
                      </w:r>
                      <w:r w:rsidR="001E19C3">
                        <w:rPr>
                          <w:noProof/>
                        </w:rPr>
                        <w:fldChar w:fldCharType="end"/>
                      </w:r>
                      <w:bookmarkEnd w:id="3"/>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1E19C3"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282EA7B" w:rsidR="000D2AA2" w:rsidRDefault="000D2AA2" w:rsidP="00A25CA4">
            <w:pPr>
              <w:pStyle w:val="BodyText"/>
              <w:spacing w:line="240" w:lineRule="auto"/>
              <w:ind w:firstLine="0"/>
              <w:jc w:val="center"/>
            </w:pPr>
            <w:bookmarkStart w:id="4" w:name="_Ref492662193"/>
            <w:r>
              <w:t>(</w:t>
            </w:r>
            <w:r w:rsidR="001E19C3">
              <w:fldChar w:fldCharType="begin"/>
            </w:r>
            <w:r w:rsidR="001E19C3">
              <w:instrText xml:space="preserve"> SEQ Equation \* ARABIC </w:instrText>
            </w:r>
            <w:r w:rsidR="001E19C3">
              <w:fldChar w:fldCharType="separate"/>
            </w:r>
            <w:r w:rsidR="001E19C3">
              <w:rPr>
                <w:noProof/>
              </w:rPr>
              <w:t>2</w:t>
            </w:r>
            <w:r w:rsidR="001E19C3">
              <w:rPr>
                <w:noProof/>
              </w:rPr>
              <w:fldChar w:fldCharType="end"/>
            </w:r>
            <w:r>
              <w:rPr>
                <w:noProof/>
              </w:rPr>
              <w:t>)</w:t>
            </w:r>
            <w:bookmarkEnd w:id="4"/>
          </w:p>
        </w:tc>
      </w:tr>
    </w:tbl>
    <w:p w14:paraId="4819E7F7" w14:textId="77777777" w:rsidR="00EF6BFB" w:rsidRDefault="001E19C3"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1E19C3"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1E19C3"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1E19C3"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1E19C3"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1E19C3"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41862CB4" w:rsidR="00962B44" w:rsidRDefault="00962B44" w:rsidP="00567F77">
            <w:pPr>
              <w:pStyle w:val="BodyText"/>
              <w:spacing w:line="240" w:lineRule="auto"/>
              <w:ind w:firstLine="0"/>
              <w:jc w:val="center"/>
            </w:pPr>
            <w:bookmarkStart w:id="5" w:name="_Ref492662195"/>
            <w:r>
              <w:t>(</w:t>
            </w:r>
            <w:r w:rsidR="001E19C3">
              <w:fldChar w:fldCharType="begin"/>
            </w:r>
            <w:r w:rsidR="001E19C3">
              <w:instrText xml:space="preserve"> SEQ Equation \* ARABIC </w:instrText>
            </w:r>
            <w:r w:rsidR="001E19C3">
              <w:fldChar w:fldCharType="separate"/>
            </w:r>
            <w:r w:rsidR="001E19C3">
              <w:rPr>
                <w:noProof/>
              </w:rPr>
              <w:t>3</w:t>
            </w:r>
            <w:r w:rsidR="001E19C3">
              <w:rPr>
                <w:noProof/>
              </w:rPr>
              <w:fldChar w:fldCharType="end"/>
            </w:r>
            <w:r>
              <w:rPr>
                <w:noProof/>
              </w:rPr>
              <w:t>)</w:t>
            </w:r>
            <w:bookmarkEnd w:id="5"/>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w:t>
      </w:r>
      <w:proofErr w:type="gramStart"/>
      <w:r>
        <w:t>communication</w:t>
      </w:r>
      <w:proofErr w:type="gramEnd"/>
      <w:r>
        <w:t xml:space="preserve">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6" w:name="_Ref491520745"/>
      <w:bookmarkStart w:id="7"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6"/>
      <w:bookmarkEnd w:id="7"/>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061BF140" w:rsidR="00697D7B" w:rsidRPr="007C2550" w:rsidRDefault="00697D7B" w:rsidP="000D05CE">
                            <w:pPr>
                              <w:pStyle w:val="Caption"/>
                              <w:rPr>
                                <w:spacing w:val="-1"/>
                                <w:sz w:val="20"/>
                                <w:szCs w:val="20"/>
                              </w:rPr>
                            </w:pPr>
                            <w:bookmarkStart w:id="8" w:name="_Ref492321449"/>
                            <w:r>
                              <w:t xml:space="preserve">Figure </w:t>
                            </w:r>
                            <w:r w:rsidR="001E19C3">
                              <w:fldChar w:fldCharType="begin"/>
                            </w:r>
                            <w:r w:rsidR="001E19C3">
                              <w:instrText xml:space="preserve"> SEQ Figure \* ARABIC </w:instrText>
                            </w:r>
                            <w:r w:rsidR="001E19C3">
                              <w:fldChar w:fldCharType="separate"/>
                            </w:r>
                            <w:r w:rsidR="001E19C3">
                              <w:rPr>
                                <w:noProof/>
                              </w:rPr>
                              <w:t>2</w:t>
                            </w:r>
                            <w:r w:rsidR="001E19C3">
                              <w:rPr>
                                <w:noProof/>
                              </w:rPr>
                              <w:fldChar w:fldCharType="end"/>
                            </w:r>
                            <w:bookmarkEnd w:id="8"/>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061BF140" w:rsidR="00697D7B" w:rsidRPr="007C2550" w:rsidRDefault="00697D7B" w:rsidP="000D05CE">
                      <w:pPr>
                        <w:pStyle w:val="Caption"/>
                        <w:rPr>
                          <w:spacing w:val="-1"/>
                          <w:sz w:val="20"/>
                          <w:szCs w:val="20"/>
                        </w:rPr>
                      </w:pPr>
                      <w:bookmarkStart w:id="9" w:name="_Ref492321449"/>
                      <w:r>
                        <w:t xml:space="preserve">Figure </w:t>
                      </w:r>
                      <w:r w:rsidR="001E19C3">
                        <w:fldChar w:fldCharType="begin"/>
                      </w:r>
                      <w:r w:rsidR="001E19C3">
                        <w:instrText xml:space="preserve"> SEQ Figure \* ARABIC </w:instrText>
                      </w:r>
                      <w:r w:rsidR="001E19C3">
                        <w:fldChar w:fldCharType="separate"/>
                      </w:r>
                      <w:r w:rsidR="001E19C3">
                        <w:rPr>
                          <w:noProof/>
                        </w:rPr>
                        <w:t>2</w:t>
                      </w:r>
                      <w:r w:rsidR="001E19C3">
                        <w:rPr>
                          <w:noProof/>
                        </w:rPr>
                        <w:fldChar w:fldCharType="end"/>
                      </w:r>
                      <w:bookmarkEnd w:id="9"/>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37077161" w:rsidR="00E34CBD" w:rsidRDefault="00BC3F14" w:rsidP="00BC3F14">
      <w:pPr>
        <w:pStyle w:val="BodyText"/>
      </w:pPr>
      <w:del w:id="10" w:author="Dan Moore" w:date="2017-12-07T22:03:00Z">
        <w:r w:rsidDel="00697D7B">
          <w:delText>Consider the peripheral operation of writing</w:delText>
        </w:r>
        <w:r w:rsidR="00CA69F9" w:rsidDel="00697D7B">
          <w:delText xml:space="preserve"> a</w:delText>
        </w:r>
        <w:r w:rsidR="000E4A6B" w:rsidDel="00697D7B">
          <w:delText>n</w:delText>
        </w:r>
        <w:r w:rsidR="00CA69F9" w:rsidDel="00697D7B">
          <w:delText xml:space="preserve"> EEPROM </w:delText>
        </w:r>
        <w:r w:rsidR="000E4A6B" w:rsidDel="00697D7B">
          <w:delText xml:space="preserve">page </w:delText>
        </w:r>
        <w:r w:rsidR="00CA69F9" w:rsidDel="00697D7B">
          <w:delText xml:space="preserve">is specified </w:delText>
        </w:r>
        <w:r w:rsidR="000E4A6B" w:rsidDel="00697D7B">
          <w:delText xml:space="preserve">for </w:delText>
        </w:r>
        <w:r w:rsidDel="00697D7B">
          <w:delText xml:space="preserve">a worst-case </w:delText>
        </w:r>
        <w:r w:rsidR="00CA69F9" w:rsidDel="00697D7B">
          <w:delText>duration of 5ms. The c</w:delText>
        </w:r>
        <w:r w:rsidR="000E4A6B" w:rsidDel="00697D7B">
          <w:delText>urrent consumption profile of an</w:delText>
        </w:r>
        <w:r w:rsidR="00CA69F9" w:rsidDel="00697D7B">
          <w:delText xml:space="preserve"> EEPROM write operation at varying voltages is shown in</w:delText>
        </w:r>
        <w:r w:rsidR="00C4418E" w:rsidDel="00697D7B">
          <w:delText xml:space="preserve"> </w:delText>
        </w:r>
      </w:del>
      <w:r w:rsidR="00C4418E">
        <w:fldChar w:fldCharType="begin"/>
      </w:r>
      <w:r w:rsidR="00C4418E">
        <w:instrText xml:space="preserve"> REF _Ref492321449 \h </w:instrText>
      </w:r>
      <w:r w:rsidR="00C4418E">
        <w:fldChar w:fldCharType="separate"/>
      </w:r>
      <w:r w:rsidR="001E19C3">
        <w:t xml:space="preserve">Figure </w:t>
      </w:r>
      <w:r w:rsidR="001E19C3">
        <w:rPr>
          <w:noProof/>
        </w:rPr>
        <w:t>2</w:t>
      </w:r>
      <w:r w:rsidR="00C4418E">
        <w:fldChar w:fldCharType="end"/>
      </w:r>
      <w:ins w:id="11" w:author="Dan Moore" w:date="2017-12-07T22:04:00Z">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ins>
      <w:ins w:id="12" w:author="Dan Moore" w:date="2017-12-07T22:05:00Z">
        <w:r w:rsidR="00D3321B">
          <w:t>a page to EEPROM</w:t>
        </w:r>
      </w:ins>
      <w:ins w:id="13" w:author="Dan Moore" w:date="2017-12-07T22:04:00Z">
        <w:r w:rsidR="00D3321B" w:rsidRPr="00D3321B">
          <w:t>. The manufacturer-specified mandatory wait period is 5ms, beginning about the 1.75ms mark</w:t>
        </w:r>
      </w:ins>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del w:id="14" w:author="Dan Moore" w:date="2017-12-07T22:05:00Z">
        <w:r w:rsidR="00CA69F9" w:rsidDel="00D3321B">
          <w:delText xml:space="preserve">5ms </w:delText>
        </w:r>
      </w:del>
      <w:ins w:id="15" w:author="Dan Moore" w:date="2017-12-07T22:05:00Z">
        <w:r w:rsidR="00D3321B">
          <w:t xml:space="preserve">4.75ms </w:t>
        </w:r>
      </w:ins>
      <w:r w:rsidR="00CA69F9">
        <w:t>mark and that it was not necessary to delay until approximately 6.5ms p</w:t>
      </w:r>
      <w:r w:rsidR="00366373">
        <w:t>er the specification.</w:t>
      </w:r>
      <w:ins w:id="16" w:author="Dan Moore" w:date="2017-12-07T22:06:00Z">
        <w:r w:rsidR="00D3321B">
          <w:t xml:space="preserve"> This 1.75ms differential is slack that </w:t>
        </w:r>
      </w:ins>
      <w:ins w:id="17" w:author="Dan Moore" w:date="2017-12-07T22:07:00Z">
        <w:r w:rsidR="00D3321B">
          <w:t>can be exploited to decrease latency.</w:t>
        </w:r>
      </w:ins>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33065BBC" w:rsidR="00FA5C34" w:rsidRDefault="00C33EFC" w:rsidP="00C33EFC">
      <w:pPr>
        <w:pStyle w:val="BodyText"/>
      </w:pPr>
      <w:r>
        <w:t>Intra-Operation Dynamic Voltage Scaling</w:t>
      </w:r>
      <w:sdt>
        <w:sdtPr>
          <w:id w:val="1819841346"/>
          <w:citation/>
        </w:sdtPr>
        <w:sdtEnd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1E19C3">
        <w:t>(</w:t>
      </w:r>
      <w:r w:rsidR="001E19C3">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1E19C3">
        <w:t>(</w:t>
      </w:r>
      <w:r w:rsidR="001E19C3">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End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End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End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End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End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lastRenderedPageBreak/>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End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End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00BEDF27"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1E19C3">
        <w:t xml:space="preserve">Figure </w:t>
      </w:r>
      <w:r w:rsidR="001E19C3">
        <w:rPr>
          <w:noProof/>
        </w:rPr>
        <w:t>3</w:t>
      </w:r>
      <w:r w:rsidR="00F56C25">
        <w:fldChar w:fldCharType="end"/>
      </w:r>
      <w:r w:rsidR="00F56C25">
        <w:t xml:space="preserve"> in that neither the total energy consumed, nor the profile of that consumption are necessary </w:t>
      </w:r>
      <w:del w:id="18" w:author="Dan Moore" w:date="2017-12-07T23:05:00Z">
        <w:r w:rsidR="00F56C25" w:rsidDel="00773AA8">
          <w:delText xml:space="preserve">in order </w:delText>
        </w:r>
      </w:del>
      <w:r w:rsidR="00F56C25">
        <w:t>to predict completion. Regardless of the power profile, the operation always completes within a narrow window of time. Erases and write operations to EEPROM and flash are typical examples of this behavior.</w:t>
      </w:r>
    </w:p>
    <w:p w14:paraId="4A34A63D" w14:textId="7522CBFB"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1E19C3">
        <w:t>(</w:t>
      </w:r>
      <w:r w:rsidR="001E19C3">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del w:id="19" w:author="Dan Moore" w:date="2017-12-07T23:25:00Z">
        <w:r w:rsidDel="005F05AE">
          <w:delText>was successful</w:delText>
        </w:r>
      </w:del>
      <w:ins w:id="20" w:author="Dan Moore" w:date="2017-12-07T23:25:00Z">
        <w:r w:rsidR="005F05AE">
          <w:t>completed earlier than predicted (Pass)</w:t>
        </w:r>
      </w:ins>
      <w:r>
        <w:t xml:space="preserve">, then the amount of delay is halved. Otherwise, the operation </w:t>
      </w:r>
      <w:del w:id="21" w:author="Dan Moore" w:date="2017-12-07T23:26:00Z">
        <w:r w:rsidDel="005F05AE">
          <w:delText xml:space="preserve">resulted in an error </w:delText>
        </w:r>
      </w:del>
      <w:ins w:id="22" w:author="Dan Moore" w:date="2017-12-07T23:26:00Z">
        <w:r w:rsidR="005F05AE">
          <w:t xml:space="preserve">was ongoing (Fail) </w:t>
        </w:r>
      </w:ins>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46A2956C" w:rsidR="0052501C" w:rsidRPr="00626376" w:rsidRDefault="0052501C" w:rsidP="00AA1BA8">
            <w:pPr>
              <w:pStyle w:val="BodyText"/>
              <w:spacing w:line="240" w:lineRule="auto"/>
              <w:ind w:firstLine="0"/>
              <w:jc w:val="center"/>
            </w:pPr>
            <w:bookmarkStart w:id="23" w:name="_Ref492585532"/>
            <w:r>
              <w:t>(</w:t>
            </w:r>
            <w:r w:rsidR="001E19C3">
              <w:fldChar w:fldCharType="begin"/>
            </w:r>
            <w:r w:rsidR="001E19C3">
              <w:instrText xml:space="preserve"> SEQ Equatio</w:instrText>
            </w:r>
            <w:r w:rsidR="001E19C3">
              <w:instrText xml:space="preserve">n \* ARABIC </w:instrText>
            </w:r>
            <w:r w:rsidR="001E19C3">
              <w:fldChar w:fldCharType="separate"/>
            </w:r>
            <w:r w:rsidR="001E19C3">
              <w:rPr>
                <w:noProof/>
              </w:rPr>
              <w:t>4</w:t>
            </w:r>
            <w:r w:rsidR="001E19C3">
              <w:rPr>
                <w:noProof/>
              </w:rPr>
              <w:fldChar w:fldCharType="end"/>
            </w:r>
            <w:r>
              <w:rPr>
                <w:noProof/>
              </w:rPr>
              <w:t>)</w:t>
            </w:r>
            <w:bookmarkEnd w:id="23"/>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565093D5" w:rsidR="004E3612" w:rsidRDefault="004E3612" w:rsidP="004E3612">
      <w:pPr>
        <w:pStyle w:val="Caption"/>
      </w:pPr>
      <w:bookmarkStart w:id="24" w:name="_Ref492592047"/>
      <w:bookmarkStart w:id="25" w:name="_Ref492838334"/>
      <w:r>
        <w:t xml:space="preserve">Figure </w:t>
      </w:r>
      <w:r w:rsidR="001E19C3">
        <w:fldChar w:fldCharType="begin"/>
      </w:r>
      <w:r w:rsidR="001E19C3">
        <w:instrText xml:space="preserve"> SEQ Figure \* ARABIC </w:instrText>
      </w:r>
      <w:r w:rsidR="001E19C3">
        <w:fldChar w:fldCharType="separate"/>
      </w:r>
      <w:r w:rsidR="001E19C3">
        <w:rPr>
          <w:noProof/>
        </w:rPr>
        <w:t>3</w:t>
      </w:r>
      <w:r w:rsidR="001E19C3">
        <w:rPr>
          <w:noProof/>
        </w:rPr>
        <w:fldChar w:fldCharType="end"/>
      </w:r>
      <w:bookmarkEnd w:id="24"/>
      <w:r w:rsidR="00F56C25">
        <w:rPr>
          <w:noProof/>
        </w:rPr>
        <w:t xml:space="preserve">: Profile of </w:t>
      </w:r>
      <w:r w:rsidR="00543732">
        <w:rPr>
          <w:noProof/>
        </w:rPr>
        <w:t>Three T</w:t>
      </w:r>
      <w:r w:rsidR="00F56C25">
        <w:rPr>
          <w:noProof/>
        </w:rPr>
        <w:t>ime-Deterministic Operation</w:t>
      </w:r>
      <w:bookmarkEnd w:id="25"/>
      <w:r w:rsidR="00543732">
        <w:rPr>
          <w:noProof/>
        </w:rPr>
        <w:t>s</w:t>
      </w:r>
    </w:p>
    <w:p w14:paraId="4FB2A75A" w14:textId="3A5156D8" w:rsidR="00773AA8" w:rsidRDefault="00A56378" w:rsidP="00A56378">
      <w:pPr>
        <w:pStyle w:val="BodyText"/>
        <w:rPr>
          <w:ins w:id="26" w:author="Dan Moore" w:date="2017-12-07T23:10:00Z"/>
        </w:rPr>
      </w:pPr>
      <w:r>
        <w:t xml:space="preserve">The algorithm is executed online and provides the tightest possible timing. </w:t>
      </w:r>
      <w:ins w:id="27" w:author="Dan Moore" w:date="2017-12-07T23:15:00Z">
        <w:r w:rsidR="00773AA8">
          <w:t xml:space="preserve">Upon expiration of the predicted wait period, </w:t>
        </w:r>
      </w:ins>
      <w:del w:id="28" w:author="Dan Moore" w:date="2017-12-07T23:13:00Z">
        <w:r w:rsidDel="00773AA8">
          <w:delText xml:space="preserve">In fact, the timing is so precise that it should be considered marginally stable. </w:delText>
        </w:r>
      </w:del>
      <w:ins w:id="29" w:author="Dan Moore" w:date="2017-12-07T23:15:00Z">
        <w:r w:rsidR="00773AA8">
          <w:t>i</w:t>
        </w:r>
      </w:ins>
      <w:ins w:id="30" w:author="Dan Moore" w:date="2017-12-07T23:12:00Z">
        <w:r w:rsidR="00773AA8">
          <w:t xml:space="preserve">f the device status register indicates that the operation is still occurring, then the algorithm has yielded </w:t>
        </w:r>
      </w:ins>
      <w:ins w:id="31" w:author="Dan Moore" w:date="2017-12-07T23:13:00Z">
        <w:r w:rsidR="00773AA8">
          <w:t>a</w:t>
        </w:r>
      </w:ins>
      <w:ins w:id="32" w:author="Dan Moore" w:date="2017-12-07T23:10:00Z">
        <w:r w:rsidR="00773AA8">
          <w:t xml:space="preserve">n early prediction </w:t>
        </w:r>
      </w:ins>
      <w:ins w:id="33" w:author="Dan Moore" w:date="2017-12-07T23:13:00Z">
        <w:r w:rsidR="00773AA8">
          <w:t xml:space="preserve">and </w:t>
        </w:r>
      </w:ins>
      <w:ins w:id="34" w:author="Dan Moore" w:date="2017-12-07T23:10:00Z">
        <w:r w:rsidR="00773AA8">
          <w:t xml:space="preserve">it is appropriate to continue to wait. </w:t>
        </w:r>
      </w:ins>
      <w:ins w:id="35" w:author="Dan Moore" w:date="2017-12-07T23:16:00Z">
        <w:r w:rsidR="00A041D3">
          <w:t xml:space="preserve">This would be considered the ‘Fail’ case of (4) and future estimates are increased. </w:t>
        </w:r>
      </w:ins>
      <w:ins w:id="36" w:author="Dan Moore" w:date="2017-12-07T23:13:00Z">
        <w:r w:rsidR="00773AA8">
          <w:t xml:space="preserve">Otherwise, if the device status register indicates that the operation is complete, then the algorithm has yielded a late prediction and it is appropriate to reduce future </w:t>
        </w:r>
      </w:ins>
      <w:ins w:id="37" w:author="Dan Moore" w:date="2017-12-07T23:14:00Z">
        <w:r w:rsidR="00773AA8">
          <w:t>estimates.</w:t>
        </w:r>
      </w:ins>
    </w:p>
    <w:p w14:paraId="5385D918" w14:textId="2103B8E8" w:rsidR="00A56378" w:rsidRPr="00A56378" w:rsidDel="00773AA8" w:rsidRDefault="00A56378" w:rsidP="00A56378">
      <w:pPr>
        <w:pStyle w:val="BodyText"/>
        <w:rPr>
          <w:del w:id="38" w:author="Dan Moore" w:date="2017-12-07T23:14:00Z"/>
        </w:rPr>
      </w:pPr>
      <w:del w:id="39" w:author="Dan Moore" w:date="2017-12-07T23:14:00Z">
        <w:r w:rsidDel="00773AA8">
          <w:delText>To account for extremely small variations in timing, for instance due to clock jitter or internal peripheral asynchronous operation, the minimum delay found by PACER</w:delText>
        </w:r>
      </w:del>
      <w:del w:id="40" w:author="Dan Moore" w:date="2017-12-07T23:09:00Z">
        <w:r w:rsidDel="00773AA8">
          <w:delText>T</w:delText>
        </w:r>
      </w:del>
      <w:del w:id="41" w:author="Dan Moore" w:date="2017-12-07T23:14:00Z">
        <w:r w:rsidDel="00773AA8">
          <w:delText>-T is increased by 5% in the following tests. This value was not optimized and may even be much smaller. It would likely be beneficial for a system using this algorithm to re-characterize the peripheral device periodically in order to account for temperature variations.</w:delText>
        </w:r>
      </w:del>
    </w:p>
    <w:p w14:paraId="50E64ADB" w14:textId="77777777" w:rsidR="00A56378" w:rsidRDefault="00A56378" w:rsidP="00A56378">
      <w:pPr>
        <w:pStyle w:val="Heading2"/>
      </w:pPr>
      <w:r>
        <w:t>Energy Heuristic PACER-E</w:t>
      </w:r>
    </w:p>
    <w:p w14:paraId="254B250B" w14:textId="001D4D51"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1E19C3">
        <w:t xml:space="preserve">Figure </w:t>
      </w:r>
      <w:r w:rsidR="001E19C3">
        <w:rPr>
          <w:noProof/>
        </w:rPr>
        <w:t>4</w:t>
      </w:r>
      <w:r>
        <w:fldChar w:fldCharType="end"/>
      </w:r>
      <w:r>
        <w:t xml:space="preserve"> is an example of an energy bound operation.</w:t>
      </w:r>
    </w:p>
    <w:p w14:paraId="2DD284EF" w14:textId="19A25BAC"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1E19C3">
        <w:t>(</w:t>
      </w:r>
      <w:r w:rsidR="001E19C3">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1E86A414"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1E19C3">
        <w:t>(</w:t>
      </w:r>
      <w:r w:rsidR="001E19C3">
        <w:rPr>
          <w:noProof/>
        </w:rPr>
        <w:t>5)</w:t>
      </w:r>
      <w:r>
        <w:fldChar w:fldCharType="end"/>
      </w:r>
      <w:r>
        <w:t xml:space="preserve">. The results were calculated offline via </w:t>
      </w:r>
      <w:r>
        <w:fldChar w:fldCharType="begin"/>
      </w:r>
      <w:r>
        <w:instrText xml:space="preserve"> REF _Ref401552133 \h </w:instrText>
      </w:r>
      <w:r>
        <w:fldChar w:fldCharType="separate"/>
      </w:r>
      <w:r w:rsidR="001E19C3">
        <w:t>(</w:t>
      </w:r>
      <w:r w:rsidR="001E19C3">
        <w:rPr>
          <w:noProof/>
        </w:rPr>
        <w:t>6)</w:t>
      </w:r>
      <w:r>
        <w:fldChar w:fldCharType="end"/>
      </w:r>
      <w:r>
        <w:t xml:space="preserve"> and </w:t>
      </w:r>
      <w:r>
        <w:fldChar w:fldCharType="begin"/>
      </w:r>
      <w:r>
        <w:instrText xml:space="preserve"> REF _Ref401590536 \h </w:instrText>
      </w:r>
      <w:r>
        <w:fldChar w:fldCharType="separate"/>
      </w:r>
      <w:r w:rsidR="001E19C3">
        <w:t>(</w:t>
      </w:r>
      <w:r w:rsidR="001E19C3">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0F30476A" w:rsidR="00847BA0" w:rsidRPr="00626376" w:rsidRDefault="00847BA0" w:rsidP="00A974BC">
            <w:pPr>
              <w:pStyle w:val="BodyText"/>
              <w:spacing w:line="240" w:lineRule="auto"/>
              <w:ind w:firstLine="0"/>
              <w:jc w:val="center"/>
            </w:pPr>
            <w:bookmarkStart w:id="42" w:name="_Ref401551925"/>
            <w:r>
              <w:t>(</w:t>
            </w:r>
            <w:r w:rsidR="001E19C3">
              <w:fldChar w:fldCharType="begin"/>
            </w:r>
            <w:r w:rsidR="001E19C3">
              <w:instrText xml:space="preserve"> SEQ Equation \* ARABIC </w:instrText>
            </w:r>
            <w:r w:rsidR="001E19C3">
              <w:fldChar w:fldCharType="separate"/>
            </w:r>
            <w:r w:rsidR="001E19C3">
              <w:rPr>
                <w:noProof/>
              </w:rPr>
              <w:t>5</w:t>
            </w:r>
            <w:r w:rsidR="001E19C3">
              <w:rPr>
                <w:noProof/>
              </w:rPr>
              <w:fldChar w:fldCharType="end"/>
            </w:r>
            <w:r>
              <w:rPr>
                <w:noProof/>
              </w:rPr>
              <w:t>)</w:t>
            </w:r>
            <w:bookmarkEnd w:id="42"/>
          </w:p>
        </w:tc>
      </w:tr>
      <w:tr w:rsidR="00847BA0" w14:paraId="20195F1C" w14:textId="77777777" w:rsidTr="00A974BC">
        <w:tc>
          <w:tcPr>
            <w:tcW w:w="4817" w:type="pct"/>
            <w:vAlign w:val="center"/>
          </w:tcPr>
          <w:p w14:paraId="56A8B2DA" w14:textId="77777777" w:rsidR="00847BA0" w:rsidRPr="00C41B24" w:rsidRDefault="001E19C3"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28C5907B" w:rsidR="00847BA0" w:rsidRDefault="00847BA0" w:rsidP="00A974BC">
            <w:pPr>
              <w:pStyle w:val="BodyText"/>
              <w:spacing w:line="240" w:lineRule="auto"/>
              <w:ind w:firstLine="0"/>
              <w:jc w:val="center"/>
            </w:pPr>
            <w:bookmarkStart w:id="43" w:name="_Ref401552133"/>
            <w:r>
              <w:t>(</w:t>
            </w:r>
            <w:r w:rsidR="001E19C3">
              <w:fldChar w:fldCharType="begin"/>
            </w:r>
            <w:r w:rsidR="001E19C3">
              <w:instrText xml:space="preserve"> SEQ Equation \* ARABIC </w:instrText>
            </w:r>
            <w:r w:rsidR="001E19C3">
              <w:fldChar w:fldCharType="separate"/>
            </w:r>
            <w:r w:rsidR="001E19C3">
              <w:rPr>
                <w:noProof/>
              </w:rPr>
              <w:t>6</w:t>
            </w:r>
            <w:r w:rsidR="001E19C3">
              <w:rPr>
                <w:noProof/>
              </w:rPr>
              <w:fldChar w:fldCharType="end"/>
            </w:r>
            <w:r>
              <w:rPr>
                <w:noProof/>
              </w:rPr>
              <w:t>)</w:t>
            </w:r>
            <w:bookmarkEnd w:id="43"/>
          </w:p>
        </w:tc>
      </w:tr>
      <w:tr w:rsidR="00847BA0" w14:paraId="7BE1C1B9" w14:textId="77777777" w:rsidTr="00A974BC">
        <w:tc>
          <w:tcPr>
            <w:tcW w:w="4817" w:type="pct"/>
            <w:vAlign w:val="center"/>
          </w:tcPr>
          <w:p w14:paraId="086266EE" w14:textId="77777777" w:rsidR="00847BA0" w:rsidRPr="0060529A" w:rsidRDefault="001E19C3"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290A06D2" w:rsidR="00847BA0" w:rsidRDefault="00847BA0" w:rsidP="00A974BC">
            <w:pPr>
              <w:pStyle w:val="BodyText"/>
              <w:spacing w:line="240" w:lineRule="auto"/>
              <w:ind w:firstLine="0"/>
              <w:jc w:val="center"/>
            </w:pPr>
            <w:bookmarkStart w:id="44" w:name="_Ref401590536"/>
            <w:r>
              <w:t>(</w:t>
            </w:r>
            <w:r w:rsidR="001E19C3">
              <w:fldChar w:fldCharType="begin"/>
            </w:r>
            <w:r w:rsidR="001E19C3">
              <w:instrText xml:space="preserve"> SEQ Equation \* ARABIC </w:instrText>
            </w:r>
            <w:r w:rsidR="001E19C3">
              <w:fldChar w:fldCharType="separate"/>
            </w:r>
            <w:r w:rsidR="001E19C3">
              <w:rPr>
                <w:noProof/>
              </w:rPr>
              <w:t>7</w:t>
            </w:r>
            <w:r w:rsidR="001E19C3">
              <w:rPr>
                <w:noProof/>
              </w:rPr>
              <w:fldChar w:fldCharType="end"/>
            </w:r>
            <w:r>
              <w:rPr>
                <w:noProof/>
              </w:rPr>
              <w:t>)</w:t>
            </w:r>
            <w:bookmarkEnd w:id="44"/>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38ED6186" w:rsidR="004E3612" w:rsidRDefault="00847BA0" w:rsidP="00847BA0">
      <w:pPr>
        <w:pStyle w:val="Caption"/>
      </w:pPr>
      <w:bookmarkStart w:id="45" w:name="_Ref492593399"/>
      <w:r>
        <w:t xml:space="preserve">Figure </w:t>
      </w:r>
      <w:r w:rsidR="001E19C3">
        <w:fldChar w:fldCharType="begin"/>
      </w:r>
      <w:r w:rsidR="001E19C3">
        <w:instrText xml:space="preserve"> SEQ Figure \* ARABIC </w:instrText>
      </w:r>
      <w:r w:rsidR="001E19C3">
        <w:fldChar w:fldCharType="separate"/>
      </w:r>
      <w:r w:rsidR="001E19C3">
        <w:rPr>
          <w:noProof/>
        </w:rPr>
        <w:t>4</w:t>
      </w:r>
      <w:r w:rsidR="001E19C3">
        <w:rPr>
          <w:noProof/>
        </w:rPr>
        <w:fldChar w:fldCharType="end"/>
      </w:r>
      <w:bookmarkEnd w:id="45"/>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2AEF8654" w:rsidR="00697D7B" w:rsidRPr="00AF2AE9" w:rsidRDefault="00697D7B" w:rsidP="00E93E19">
                            <w:pPr>
                              <w:pStyle w:val="Caption"/>
                              <w:rPr>
                                <w:noProof/>
                                <w:color w:val="auto"/>
                                <w:sz w:val="20"/>
                                <w:szCs w:val="20"/>
                              </w:rPr>
                            </w:pPr>
                            <w:r>
                              <w:t xml:space="preserve">Figure </w:t>
                            </w:r>
                            <w:r w:rsidR="001E19C3">
                              <w:fldChar w:fldCharType="begin"/>
                            </w:r>
                            <w:r w:rsidR="001E19C3">
                              <w:instrText xml:space="preserve"> SEQ Figure \* ARABIC </w:instrText>
                            </w:r>
                            <w:r w:rsidR="001E19C3">
                              <w:fldChar w:fldCharType="separate"/>
                            </w:r>
                            <w:r w:rsidR="001E19C3">
                              <w:rPr>
                                <w:noProof/>
                              </w:rPr>
                              <w:t>5</w:t>
                            </w:r>
                            <w:r w:rsidR="001E19C3">
                              <w:rPr>
                                <w:noProof/>
                              </w:rPr>
                              <w:fldChar w:fldCharType="end"/>
                            </w:r>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2AEF8654" w:rsidR="00697D7B" w:rsidRPr="00AF2AE9" w:rsidRDefault="00697D7B" w:rsidP="00E93E19">
                      <w:pPr>
                        <w:pStyle w:val="Caption"/>
                        <w:rPr>
                          <w:noProof/>
                          <w:color w:val="auto"/>
                          <w:sz w:val="20"/>
                          <w:szCs w:val="20"/>
                        </w:rPr>
                      </w:pPr>
                      <w:r>
                        <w:t xml:space="preserve">Figure </w:t>
                      </w:r>
                      <w:r w:rsidR="001E19C3">
                        <w:fldChar w:fldCharType="begin"/>
                      </w:r>
                      <w:r w:rsidR="001E19C3">
                        <w:instrText xml:space="preserve"> SEQ Figure \* ARABIC </w:instrText>
                      </w:r>
                      <w:r w:rsidR="001E19C3">
                        <w:fldChar w:fldCharType="separate"/>
                      </w:r>
                      <w:r w:rsidR="001E19C3">
                        <w:rPr>
                          <w:noProof/>
                        </w:rPr>
                        <w:t>5</w:t>
                      </w:r>
                      <w:r w:rsidR="001E19C3">
                        <w:rPr>
                          <w:noProof/>
                        </w:rPr>
                        <w:fldChar w:fldCharType="end"/>
                      </w:r>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5EEBE5A5" w:rsidR="00697D7B" w:rsidRPr="00D32A71" w:rsidRDefault="00697D7B" w:rsidP="00FA5C34">
                            <w:pPr>
                              <w:pStyle w:val="Caption"/>
                              <w:rPr>
                                <w:rFonts w:ascii="Cambria" w:eastAsia="Calibri" w:hAnsi="Cambria"/>
                                <w:noProof/>
                                <w:sz w:val="20"/>
                                <w:szCs w:val="20"/>
                              </w:rPr>
                            </w:pPr>
                            <w:bookmarkStart w:id="46" w:name="_Ref492667638"/>
                            <w:r>
                              <w:t xml:space="preserve">Figure </w:t>
                            </w:r>
                            <w:r w:rsidR="001E19C3">
                              <w:fldChar w:fldCharType="begin"/>
                            </w:r>
                            <w:r w:rsidR="001E19C3">
                              <w:instrText xml:space="preserve"> SEQ Figure \* ARABIC </w:instrText>
                            </w:r>
                            <w:r w:rsidR="001E19C3">
                              <w:fldChar w:fldCharType="separate"/>
                            </w:r>
                            <w:r w:rsidR="001E19C3">
                              <w:rPr>
                                <w:noProof/>
                              </w:rPr>
                              <w:t>6</w:t>
                            </w:r>
                            <w:r w:rsidR="001E19C3">
                              <w:rPr>
                                <w:noProof/>
                              </w:rPr>
                              <w:fldChar w:fldCharType="end"/>
                            </w:r>
                            <w:bookmarkEnd w:id="46"/>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5EEBE5A5" w:rsidR="00697D7B" w:rsidRPr="00D32A71" w:rsidRDefault="00697D7B" w:rsidP="00FA5C34">
                      <w:pPr>
                        <w:pStyle w:val="Caption"/>
                        <w:rPr>
                          <w:rFonts w:ascii="Cambria" w:eastAsia="Calibri" w:hAnsi="Cambria"/>
                          <w:noProof/>
                          <w:sz w:val="20"/>
                          <w:szCs w:val="20"/>
                        </w:rPr>
                      </w:pPr>
                      <w:bookmarkStart w:id="47" w:name="_Ref492667638"/>
                      <w:r>
                        <w:t xml:space="preserve">Figure </w:t>
                      </w:r>
                      <w:r w:rsidR="001E19C3">
                        <w:fldChar w:fldCharType="begin"/>
                      </w:r>
                      <w:r w:rsidR="001E19C3">
                        <w:instrText xml:space="preserve"> SEQ Figure \* ARABIC </w:instrText>
                      </w:r>
                      <w:r w:rsidR="001E19C3">
                        <w:fldChar w:fldCharType="separate"/>
                      </w:r>
                      <w:r w:rsidR="001E19C3">
                        <w:rPr>
                          <w:noProof/>
                        </w:rPr>
                        <w:t>6</w:t>
                      </w:r>
                      <w:r w:rsidR="001E19C3">
                        <w:rPr>
                          <w:noProof/>
                        </w:rPr>
                        <w:fldChar w:fldCharType="end"/>
                      </w:r>
                      <w:bookmarkEnd w:id="47"/>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0C7AEABB"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lastRenderedPageBreak/>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06BDCE6D"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32EE9940"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1E19C3">
        <w:t xml:space="preserve">Figure </w:t>
      </w:r>
      <w:r w:rsidR="001E19C3">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w:t>
      </w:r>
      <w:r>
        <w:t xml:space="preserve">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04449A48" w:rsidR="00F9595B" w:rsidRDefault="00F9595B" w:rsidP="00F9595B">
            <w:pPr>
              <w:pStyle w:val="tablecopy"/>
              <w:rPr>
                <w:sz w:val="8"/>
                <w:szCs w:val="8"/>
              </w:rPr>
            </w:pPr>
            <w:del w:id="48" w:author="Dan Moore" w:date="2017-12-07T22:16:00Z">
              <w:r w:rsidDel="00EB6487">
                <w:delText>Write</w:delText>
              </w:r>
            </w:del>
            <w:ins w:id="49" w:author="Dan Moore" w:date="2017-12-07T22:16:00Z">
              <w:r w:rsidR="00EB6487">
                <w:t>Wait</w:t>
              </w:r>
            </w:ins>
          </w:p>
        </w:tc>
        <w:tc>
          <w:tcPr>
            <w:tcW w:w="720" w:type="dxa"/>
            <w:vAlign w:val="center"/>
          </w:tcPr>
          <w:p w14:paraId="50AD642B" w14:textId="0DE71283" w:rsidR="00F9595B" w:rsidRPr="002263B9" w:rsidRDefault="00F9595B">
            <w:pPr>
              <w:pPrChange w:id="50" w:author="Dan Moore" w:date="2017-12-07T22:55:00Z">
                <w:pPr>
                  <w:pStyle w:val="tablecopy"/>
                </w:pPr>
              </w:pPrChange>
            </w:pPr>
            <w:r w:rsidRPr="009F2622">
              <w:rPr>
                <w:sz w:val="16"/>
                <w:szCs w:val="16"/>
                <w:rPrChange w:id="51" w:author="Dan Moore" w:date="2017-12-07T22:55:00Z">
                  <w:rPr/>
                </w:rPrChange>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2263B9" w:rsidRDefault="00D16EB3">
            <w:pPr>
              <w:pPrChange w:id="52" w:author="Dan Moore" w:date="2017-12-07T22:55:00Z">
                <w:pPr>
                  <w:pStyle w:val="tablecopy"/>
                </w:pPr>
              </w:pPrChange>
            </w:pPr>
            <w:r w:rsidRPr="009F2622">
              <w:rPr>
                <w:sz w:val="16"/>
                <w:szCs w:val="16"/>
                <w:rPrChange w:id="53" w:author="Dan Moore" w:date="2017-12-07T22:55:00Z">
                  <w:rPr/>
                </w:rPrChange>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20878C55" w:rsidR="00D16EB3" w:rsidRDefault="00D16EB3" w:rsidP="00A974BC">
            <w:pPr>
              <w:pStyle w:val="tablecopy"/>
              <w:rPr>
                <w:sz w:val="8"/>
                <w:szCs w:val="8"/>
              </w:rPr>
            </w:pPr>
            <w:del w:id="54" w:author="Dan Moore" w:date="2017-12-07T22:16:00Z">
              <w:r w:rsidDel="00EB6487">
                <w:delText>Write</w:delText>
              </w:r>
            </w:del>
            <w:ins w:id="55" w:author="Dan Moore" w:date="2017-12-07T22:16:00Z">
              <w:r w:rsidR="00EB6487">
                <w:t>Wait</w:t>
              </w:r>
            </w:ins>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5920F1A0" w:rsidR="00907AA2" w:rsidRDefault="003D4195" w:rsidP="003D4195">
      <w:pPr>
        <w:pStyle w:val="Caption"/>
      </w:pPr>
      <w:bookmarkStart w:id="56" w:name="_Ref489708042"/>
      <w:r>
        <w:t xml:space="preserve">Figure </w:t>
      </w:r>
      <w:r w:rsidR="001E19C3">
        <w:fldChar w:fldCharType="begin"/>
      </w:r>
      <w:r w:rsidR="001E19C3">
        <w:instrText xml:space="preserve"> SEQ Figure \* ARABIC </w:instrText>
      </w:r>
      <w:r w:rsidR="001E19C3">
        <w:fldChar w:fldCharType="separate"/>
      </w:r>
      <w:r w:rsidR="001E19C3">
        <w:rPr>
          <w:noProof/>
        </w:rPr>
        <w:t>7</w:t>
      </w:r>
      <w:r w:rsidR="001E19C3">
        <w:rPr>
          <w:noProof/>
        </w:rPr>
        <w:fldChar w:fldCharType="end"/>
      </w:r>
      <w:bookmarkEnd w:id="56"/>
      <w:r>
        <w:t>: EEPROM Write Cycle Using IODVS and PACER-T</w:t>
      </w:r>
    </w:p>
    <w:p w14:paraId="661B3785" w14:textId="0D497085" w:rsidR="003D4195" w:rsidRDefault="00737F25" w:rsidP="003D4195">
      <w:pPr>
        <w:pStyle w:val="BodyText"/>
      </w:pPr>
      <w:del w:id="57" w:author="Dan Moore" w:date="2017-12-07T22:14:00Z">
        <w:r w:rsidDel="00D45667">
          <w:delText>It</w:delText>
        </w:r>
        <w:r w:rsidR="003D4195" w:rsidDel="00D45667">
          <w:delText xml:space="preserve"> can be inferred from the </w:delText>
        </w:r>
      </w:del>
      <w:ins w:id="58" w:author="Dan Moore" w:date="2017-12-07T22:14:00Z">
        <w:r w:rsidR="00D45667">
          <w:t xml:space="preserve">The </w:t>
        </w:r>
      </w:ins>
      <w:r w:rsidR="003D4195">
        <w:t xml:space="preserve">current </w:t>
      </w:r>
      <w:r>
        <w:t xml:space="preserve">waveform </w:t>
      </w:r>
      <w:ins w:id="59" w:author="Dan Moore" w:date="2017-12-07T22:50:00Z">
        <w:r w:rsidR="002A7F04">
          <w:t xml:space="preserve">of </w:t>
        </w:r>
        <w:r w:rsidR="002A7F04">
          <w:fldChar w:fldCharType="begin"/>
        </w:r>
        <w:r w:rsidR="002A7F04">
          <w:instrText xml:space="preserve"> REF _Ref489708042 \h </w:instrText>
        </w:r>
      </w:ins>
      <w:ins w:id="60" w:author="Dan Moore" w:date="2017-12-07T22:50:00Z">
        <w:r w:rsidR="002A7F04">
          <w:fldChar w:fldCharType="separate"/>
        </w:r>
      </w:ins>
      <w:ins w:id="61" w:author="Dan Moore" w:date="2018-01-13T05:45:00Z">
        <w:r w:rsidR="001E19C3">
          <w:t xml:space="preserve">Figure </w:t>
        </w:r>
        <w:r w:rsidR="001E19C3">
          <w:rPr>
            <w:noProof/>
          </w:rPr>
          <w:t>7</w:t>
        </w:r>
      </w:ins>
      <w:ins w:id="62" w:author="Dan Moore" w:date="2017-12-07T22:50:00Z">
        <w:r w:rsidR="002A7F04">
          <w:fldChar w:fldCharType="end"/>
        </w:r>
        <w:r w:rsidR="002A7F04">
          <w:t xml:space="preserve"> </w:t>
        </w:r>
      </w:ins>
      <w:ins w:id="63" w:author="Dan Moore" w:date="2017-12-07T22:51:00Z">
        <w:r w:rsidR="002A7F04">
          <w:t xml:space="preserve">shows </w:t>
        </w:r>
      </w:ins>
      <w:r>
        <w:t>that</w:t>
      </w:r>
      <w:r w:rsidR="003D4195">
        <w:t xml:space="preserve"> the EEPROM write operation </w:t>
      </w:r>
      <w:ins w:id="64" w:author="Dan Moore" w:date="2017-12-07T22:49:00Z">
        <w:r w:rsidR="002A7F04">
          <w:t xml:space="preserve">begins at t=1.5ms </w:t>
        </w:r>
        <w:r w:rsidR="002A7F04">
          <w:lastRenderedPageBreak/>
          <w:t xml:space="preserve">and </w:t>
        </w:r>
      </w:ins>
      <w:del w:id="65" w:author="Dan Moore" w:date="2017-12-07T22:52:00Z">
        <w:r w:rsidR="003D4195" w:rsidDel="002A7F04">
          <w:delText>complete</w:delText>
        </w:r>
      </w:del>
      <w:del w:id="66" w:author="Dan Moore" w:date="2017-12-07T22:51:00Z">
        <w:r w:rsidDel="002A7F04">
          <w:delText>d</w:delText>
        </w:r>
      </w:del>
      <w:del w:id="67" w:author="Dan Moore" w:date="2017-12-07T22:52:00Z">
        <w:r w:rsidR="003D4195" w:rsidDel="002A7F04">
          <w:delText xml:space="preserve"> </w:delText>
        </w:r>
      </w:del>
      <w:ins w:id="68" w:author="Dan Moore" w:date="2017-12-07T22:52:00Z">
        <w:r w:rsidR="002A7F04">
          <w:t xml:space="preserve">indicates completion </w:t>
        </w:r>
      </w:ins>
      <w:r w:rsidR="003D4195">
        <w:t xml:space="preserve">at approximately </w:t>
      </w:r>
      <w:del w:id="69" w:author="Dan Moore" w:date="2017-12-07T22:50:00Z">
        <w:r w:rsidR="003D4195" w:rsidDel="002A7F04">
          <w:delText xml:space="preserve">the 5ms mark </w:delText>
        </w:r>
      </w:del>
      <w:ins w:id="70" w:author="Dan Moore" w:date="2017-12-07T22:50:00Z">
        <w:r w:rsidR="002A7F04">
          <w:t xml:space="preserve">t=5ms </w:t>
        </w:r>
      </w:ins>
      <w:del w:id="71" w:author="Dan Moore" w:date="2017-12-07T22:50:00Z">
        <w:r w:rsidR="003D4195" w:rsidDel="002A7F04">
          <w:delText xml:space="preserve">of </w:delText>
        </w:r>
        <w:r w:rsidR="003D4195" w:rsidDel="002A7F04">
          <w:fldChar w:fldCharType="begin"/>
        </w:r>
        <w:r w:rsidR="003D4195" w:rsidDel="002A7F04">
          <w:delInstrText xml:space="preserve"> REF _Ref489708042 \h </w:delInstrText>
        </w:r>
        <w:r w:rsidR="003D4195" w:rsidDel="002A7F04">
          <w:fldChar w:fldCharType="separate"/>
        </w:r>
        <w:r w:rsidR="00B22861" w:rsidDel="002A7F04">
          <w:delText xml:space="preserve">Figure </w:delText>
        </w:r>
        <w:r w:rsidR="00B22861" w:rsidDel="002A7F04">
          <w:rPr>
            <w:noProof/>
          </w:rPr>
          <w:delText>7</w:delText>
        </w:r>
        <w:r w:rsidR="003D4195" w:rsidDel="002A7F04">
          <w:fldChar w:fldCharType="end"/>
        </w:r>
        <w:r w:rsidR="003D4195" w:rsidDel="002A7F04">
          <w:delText xml:space="preserve"> </w:delText>
        </w:r>
      </w:del>
      <w:r w:rsidR="003D4195">
        <w:t xml:space="preserve">instead of </w:t>
      </w:r>
      <w:del w:id="72" w:author="Dan Moore" w:date="2017-12-07T22:51:00Z">
        <w:r w:rsidR="003D4195" w:rsidDel="002A7F04">
          <w:delText>the 6.5ms</w:delText>
        </w:r>
      </w:del>
      <w:del w:id="73" w:author="Dan Moore" w:date="2017-12-07T22:49:00Z">
        <w:r w:rsidR="003D4195" w:rsidDel="00C22057">
          <w:delText xml:space="preserve"> </w:delText>
        </w:r>
      </w:del>
      <w:ins w:id="74" w:author="Dan Moore" w:date="2017-12-07T22:51:00Z">
        <w:r w:rsidR="002A7F04">
          <w:t xml:space="preserve">t=6.5ms </w:t>
        </w:r>
      </w:ins>
      <w:del w:id="75" w:author="Dan Moore" w:date="2017-12-07T22:51:00Z">
        <w:r w:rsidR="003D4195" w:rsidDel="002A7F04">
          <w:delText xml:space="preserve">mark </w:delText>
        </w:r>
      </w:del>
      <w:r w:rsidR="003D4195">
        <w:t xml:space="preserve">as </w:t>
      </w:r>
      <w:del w:id="76" w:author="Dan Moore" w:date="2017-12-07T22:16:00Z">
        <w:r w:rsidR="003D4195" w:rsidDel="00EB6487">
          <w:delText xml:space="preserve">is </w:delText>
        </w:r>
      </w:del>
      <w:r w:rsidR="003D4195">
        <w:t>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4B37EFC6" w:rsidR="00F52FAE" w:rsidRDefault="00F52FAE" w:rsidP="00F52FAE">
      <w:pPr>
        <w:pStyle w:val="Caption"/>
      </w:pPr>
      <w:r>
        <w:t xml:space="preserve">Figure </w:t>
      </w:r>
      <w:r w:rsidR="001E19C3">
        <w:fldChar w:fldCharType="begin"/>
      </w:r>
      <w:r w:rsidR="001E19C3">
        <w:instrText xml:space="preserve"> SEQ Figure \* ARABIC </w:instrText>
      </w:r>
      <w:r w:rsidR="001E19C3">
        <w:fldChar w:fldCharType="separate"/>
      </w:r>
      <w:r w:rsidR="001E19C3">
        <w:rPr>
          <w:noProof/>
        </w:rPr>
        <w:t>8</w:t>
      </w:r>
      <w:r w:rsidR="001E19C3">
        <w:rPr>
          <w:noProof/>
        </w:rPr>
        <w:fldChar w:fldCharType="end"/>
      </w:r>
      <w:r>
        <w:t>: NOR Serial Flash Write-Cycle using IODVS and PACER-T</w:t>
      </w:r>
    </w:p>
    <w:p w14:paraId="2C3DAAE8" w14:textId="76421D85"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1E19C3">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ins w:id="77" w:author="Dan Moore" w:date="2017-12-07T22:58:00Z">
        <w:r w:rsidR="009F2622">
          <w:t xml:space="preserve"> </w:t>
        </w:r>
      </w:ins>
      <w:del w:id="78" w:author="Dan Moore" w:date="2017-12-07T22:58:00Z">
        <w:r w:rsidR="00235D4D" w:rsidDel="009F2622">
          <w:delText xml:space="preserve">n impressive </w:delText>
        </w:r>
      </w:del>
      <w:r w:rsidR="00235D4D">
        <w:t>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79" w:name="_Ref492823963"/>
      <w:r>
        <w:t xml:space="preserve">M25PX16 NOR Serial Flash </w:t>
      </w:r>
      <w:r w:rsidR="004E502F">
        <w:t>PACER Results</w:t>
      </w:r>
      <w:bookmarkEnd w:id="79"/>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FC97159" w:rsidR="00F52FAE" w:rsidRPr="00F52FAE" w:rsidRDefault="00F52FAE" w:rsidP="00F52FAE">
      <w:pPr>
        <w:pStyle w:val="Caption"/>
        <w:spacing w:after="140"/>
      </w:pPr>
      <w:r>
        <w:t xml:space="preserve">Figure </w:t>
      </w:r>
      <w:r w:rsidR="001E19C3">
        <w:fldChar w:fldCharType="begin"/>
      </w:r>
      <w:r w:rsidR="001E19C3">
        <w:instrText xml:space="preserve"> SEQ Figure \* ARABIC </w:instrText>
      </w:r>
      <w:r w:rsidR="001E19C3">
        <w:fldChar w:fldCharType="separate"/>
      </w:r>
      <w:r w:rsidR="001E19C3">
        <w:rPr>
          <w:noProof/>
        </w:rPr>
        <w:t>9</w:t>
      </w:r>
      <w:r w:rsidR="001E19C3">
        <w:rPr>
          <w:noProof/>
        </w:rPr>
        <w:fldChar w:fldCharType="end"/>
      </w:r>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lastRenderedPageBreak/>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221D9276" w:rsidR="008D34FB" w:rsidRDefault="00F52FAE" w:rsidP="00F52FAE">
      <w:pPr>
        <w:pStyle w:val="Caption"/>
      </w:pPr>
      <w:bookmarkStart w:id="80" w:name="_Ref492838339"/>
      <w:r>
        <w:t xml:space="preserve">Figure </w:t>
      </w:r>
      <w:r w:rsidR="001E19C3">
        <w:fldChar w:fldCharType="begin"/>
      </w:r>
      <w:r w:rsidR="001E19C3">
        <w:instrText xml:space="preserve"> SEQ Figure \* ARABIC </w:instrText>
      </w:r>
      <w:r w:rsidR="001E19C3">
        <w:fldChar w:fldCharType="separate"/>
      </w:r>
      <w:r w:rsidR="001E19C3">
        <w:rPr>
          <w:noProof/>
        </w:rPr>
        <w:t>10</w:t>
      </w:r>
      <w:r w:rsidR="001E19C3">
        <w:rPr>
          <w:noProof/>
        </w:rPr>
        <w:fldChar w:fldCharType="end"/>
      </w:r>
      <w:bookmarkEnd w:id="80"/>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704C4212"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1E19C3">
        <w:t xml:space="preserve">Figure </w:t>
      </w:r>
      <w:r w:rsidR="001E19C3">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7D4CF204" w:rsidR="00F52FAE" w:rsidRDefault="001F01DC" w:rsidP="00F52FAE">
      <w:pPr>
        <w:pStyle w:val="BodyText"/>
      </w:pPr>
      <w:ins w:id="81" w:author="Dan Moore" w:date="2017-12-08T00:13:00Z">
        <w:r>
          <w:fldChar w:fldCharType="begin"/>
        </w:r>
        <w:r>
          <w:instrText xml:space="preserve"> REF _Ref500455341 \h </w:instrText>
        </w:r>
      </w:ins>
      <w:r>
        <w:fldChar w:fldCharType="separate"/>
      </w:r>
      <w:ins w:id="82" w:author="Dan Moore" w:date="2018-01-13T05:45:00Z">
        <w:r w:rsidR="001E19C3">
          <w:t xml:space="preserve">Figure </w:t>
        </w:r>
        <w:r w:rsidR="001E19C3">
          <w:rPr>
            <w:noProof/>
          </w:rPr>
          <w:t>11</w:t>
        </w:r>
      </w:ins>
      <w:ins w:id="83" w:author="Dan Moore" w:date="2017-12-08T00:13:00Z">
        <w:r>
          <w:fldChar w:fldCharType="end"/>
        </w:r>
        <w:r>
          <w:t xml:space="preserve"> </w:t>
        </w:r>
      </w:ins>
      <w:del w:id="84" w:author="Dan Moore" w:date="2017-12-08T00:13:00Z">
        <w:r w:rsidR="00E0502F" w:rsidDel="001F01DC">
          <w:fldChar w:fldCharType="begin"/>
        </w:r>
        <w:r w:rsidR="00E0502F" w:rsidDel="001F01DC">
          <w:delInstrText xml:space="preserve"> REF _Ref492838339 \h </w:delInstrText>
        </w:r>
        <w:r w:rsidR="00E0502F" w:rsidDel="001F01DC">
          <w:fldChar w:fldCharType="separate"/>
        </w:r>
        <w:r w:rsidR="00B22861" w:rsidDel="001F01DC">
          <w:delText xml:space="preserve">Figure </w:delText>
        </w:r>
        <w:r w:rsidR="00B22861" w:rsidDel="001F01DC">
          <w:rPr>
            <w:noProof/>
          </w:rPr>
          <w:delText>1</w:delText>
        </w:r>
      </w:del>
      <w:del w:id="85" w:author="Dan Moore" w:date="2017-12-08T00:12:00Z">
        <w:r w:rsidR="00B22861" w:rsidDel="001F01DC">
          <w:rPr>
            <w:noProof/>
          </w:rPr>
          <w:delText>0</w:delText>
        </w:r>
      </w:del>
      <w:del w:id="86" w:author="Dan Moore" w:date="2017-12-08T00:13:00Z">
        <w:r w:rsidR="00E0502F" w:rsidDel="001F01DC">
          <w:fldChar w:fldCharType="end"/>
        </w:r>
        <w:r w:rsidR="00E0502F" w:rsidDel="001F01DC">
          <w:delText xml:space="preserve"> </w:delText>
        </w:r>
      </w:del>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1E19C3">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2E0CC05F" w:rsidR="00F52FAE" w:rsidRDefault="00F52FAE" w:rsidP="00E0502F">
      <w:pPr>
        <w:pStyle w:val="Caption"/>
        <w:spacing w:after="0"/>
      </w:pPr>
      <w:bookmarkStart w:id="87" w:name="_Ref500455341"/>
      <w:r>
        <w:t xml:space="preserve">Figure </w:t>
      </w:r>
      <w:r w:rsidR="001E19C3">
        <w:fldChar w:fldCharType="begin"/>
      </w:r>
      <w:r w:rsidR="001E19C3">
        <w:instrText xml:space="preserve"> SEQ Figure \* ARABIC</w:instrText>
      </w:r>
      <w:r w:rsidR="001E19C3">
        <w:instrText xml:space="preserve"> </w:instrText>
      </w:r>
      <w:r w:rsidR="001E19C3">
        <w:fldChar w:fldCharType="separate"/>
      </w:r>
      <w:r w:rsidR="001E19C3">
        <w:rPr>
          <w:noProof/>
        </w:rPr>
        <w:t>11</w:t>
      </w:r>
      <w:r w:rsidR="001E19C3">
        <w:rPr>
          <w:noProof/>
        </w:rPr>
        <w:fldChar w:fldCharType="end"/>
      </w:r>
      <w:bookmarkEnd w:id="87"/>
      <w:r>
        <w:t xml:space="preserve">: </w:t>
      </w:r>
      <w:r w:rsidRPr="00796667">
        <w:t>Timing Performance among Tested SD-Cards</w:t>
      </w:r>
    </w:p>
    <w:p w14:paraId="16361359" w14:textId="77777777" w:rsidR="00A974BC" w:rsidRDefault="009863A8" w:rsidP="00483C73">
      <w:pPr>
        <w:pStyle w:val="tablehead"/>
      </w:pPr>
      <w:bookmarkStart w:id="88" w:name="_Ref493707696"/>
      <w:r>
        <w:t xml:space="preserve">Micro-SD Card </w:t>
      </w:r>
      <w:r w:rsidR="00A974BC">
        <w:t>PACER Results</w:t>
      </w:r>
      <w:bookmarkEnd w:id="88"/>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120083E2"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w:t>
      </w:r>
      <w:r w:rsidR="00D513A5">
        <w:lastRenderedPageBreak/>
        <w:t xml:space="preserve">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1E19C3">
        <w:t xml:space="preserve">Figure </w:t>
      </w:r>
      <w:r w:rsidR="001E19C3">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1E19C3">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89" w:name="_Ref492727868"/>
      <w:r>
        <w:t>Honeywell HIH-6130 PACER Results</w:t>
      </w:r>
      <w:bookmarkEnd w:id="89"/>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18BEC90" w:rsidR="008E36CD" w:rsidRDefault="008E36CD" w:rsidP="00E0502F">
      <w:pPr>
        <w:pStyle w:val="Caption"/>
        <w:spacing w:after="0"/>
      </w:pPr>
      <w:bookmarkStart w:id="90" w:name="_Ref492727932"/>
      <w:r>
        <w:t xml:space="preserve">Figure </w:t>
      </w:r>
      <w:r w:rsidR="001E19C3">
        <w:fldChar w:fldCharType="begin"/>
      </w:r>
      <w:r w:rsidR="001E19C3">
        <w:instrText xml:space="preserve"> SEQ Figure \* ARABIC </w:instrText>
      </w:r>
      <w:r w:rsidR="001E19C3">
        <w:fldChar w:fldCharType="separate"/>
      </w:r>
      <w:r w:rsidR="001E19C3">
        <w:rPr>
          <w:noProof/>
        </w:rPr>
        <w:t>12</w:t>
      </w:r>
      <w:r w:rsidR="001E19C3">
        <w:rPr>
          <w:noProof/>
        </w:rPr>
        <w:fldChar w:fldCharType="end"/>
      </w:r>
      <w:bookmarkEnd w:id="90"/>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lastRenderedPageBreak/>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C75AE"/>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E19C3"/>
    <w:rsid w:val="001E2299"/>
    <w:rsid w:val="001E510C"/>
    <w:rsid w:val="001F01DC"/>
    <w:rsid w:val="001F2E93"/>
    <w:rsid w:val="00205BB2"/>
    <w:rsid w:val="00225134"/>
    <w:rsid w:val="002254A9"/>
    <w:rsid w:val="002263B9"/>
    <w:rsid w:val="002317B0"/>
    <w:rsid w:val="00235D4D"/>
    <w:rsid w:val="00235E5B"/>
    <w:rsid w:val="0023690F"/>
    <w:rsid w:val="0026029F"/>
    <w:rsid w:val="00265408"/>
    <w:rsid w:val="00266384"/>
    <w:rsid w:val="00275F7E"/>
    <w:rsid w:val="00276C00"/>
    <w:rsid w:val="002776BA"/>
    <w:rsid w:val="00285CAB"/>
    <w:rsid w:val="002A7F04"/>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A61"/>
    <w:rsid w:val="00606FEF"/>
    <w:rsid w:val="006116AD"/>
    <w:rsid w:val="00624AC1"/>
    <w:rsid w:val="0064304B"/>
    <w:rsid w:val="00643478"/>
    <w:rsid w:val="00654388"/>
    <w:rsid w:val="00661080"/>
    <w:rsid w:val="00670F22"/>
    <w:rsid w:val="006912EE"/>
    <w:rsid w:val="006946EB"/>
    <w:rsid w:val="00696196"/>
    <w:rsid w:val="00697D7B"/>
    <w:rsid w:val="006A7819"/>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97A68"/>
    <w:rsid w:val="007A46AE"/>
    <w:rsid w:val="007C2FF2"/>
    <w:rsid w:val="007C5EE7"/>
    <w:rsid w:val="007D521D"/>
    <w:rsid w:val="007E0CB7"/>
    <w:rsid w:val="007F7768"/>
    <w:rsid w:val="00804AF3"/>
    <w:rsid w:val="00814D42"/>
    <w:rsid w:val="00825A76"/>
    <w:rsid w:val="008301BD"/>
    <w:rsid w:val="00840144"/>
    <w:rsid w:val="00843C1F"/>
    <w:rsid w:val="00847BA0"/>
    <w:rsid w:val="00856460"/>
    <w:rsid w:val="008616F4"/>
    <w:rsid w:val="00863407"/>
    <w:rsid w:val="008636C7"/>
    <w:rsid w:val="00867D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9F2622"/>
    <w:rsid w:val="00A02366"/>
    <w:rsid w:val="00A041D3"/>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B648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2F67"/>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650F77F6-4EA2-4411-A0FD-7A1A57C6F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4743</Words>
  <Characters>27037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PACER</vt:lpstr>
    </vt:vector>
  </TitlesOfParts>
  <Company>IEEE</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PACER</dc:title>
  <dc:subject>Peripheral Activity Completion Estimation and Recognition</dc:subject>
  <dc:creator>Daniel Moore</dc:creator>
  <cp:keywords>embedded systems;energy aware embedded computing;embedded profiling;embedded performance analysis;dynamic voltage scaling (DVS);low-power;low-energy;wireless sensor node(WSN);adaptive embedded systems</cp:keywords>
  <dc:description/>
  <cp:lastModifiedBy>Dan Moore</cp:lastModifiedBy>
  <cp:revision>4</cp:revision>
  <cp:lastPrinted>2018-01-13T10:45:00Z</cp:lastPrinted>
  <dcterms:created xsi:type="dcterms:W3CDTF">2018-01-08T01:27:00Z</dcterms:created>
  <dcterms:modified xsi:type="dcterms:W3CDTF">2018-01-13T10:46:00Z</dcterms:modified>
</cp:coreProperties>
</file>