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77777777" w:rsidR="009303D9" w:rsidRDefault="005D2BC9" w:rsidP="005B520E">
      <w:pPr>
        <w:pStyle w:val="Author"/>
      </w:pPr>
      <w:r>
        <w:t>Dr. Daniel Ross Moore</w:t>
      </w:r>
    </w:p>
    <w:p w14:paraId="03A2E787" w14:textId="77777777" w:rsidR="008C1BD5" w:rsidRPr="005B520E" w:rsidRDefault="008C1BD5" w:rsidP="008C1BD5">
      <w:pPr>
        <w:pStyle w:val="Affiliation"/>
      </w:pPr>
      <w:r>
        <w:t>Center for Efficient, Scalable and Reliable Computing</w:t>
      </w:r>
    </w:p>
    <w:p w14:paraId="1B98E489" w14:textId="77777777" w:rsidR="008C1BD5" w:rsidRPr="005B520E" w:rsidRDefault="008C1BD5" w:rsidP="008C1BD5">
      <w:pPr>
        <w:pStyle w:val="Affiliation"/>
      </w:pPr>
      <w:r>
        <w:t>Dept. of Electrical and Computer Engineering</w:t>
      </w:r>
    </w:p>
    <w:p w14:paraId="538421FA" w14:textId="77777777" w:rsidR="008C1BD5" w:rsidRPr="005B520E" w:rsidRDefault="008C1BD5" w:rsidP="008C1BD5">
      <w:pPr>
        <w:pStyle w:val="Affiliation"/>
      </w:pPr>
      <w:r>
        <w:t>North Carolina State University, Raleigh, USA</w:t>
      </w:r>
    </w:p>
    <w:p w14:paraId="0F18553B" w14:textId="77777777" w:rsidR="008C1BD5" w:rsidRPr="005B520E" w:rsidRDefault="008C1BD5" w:rsidP="008C1BD5">
      <w:pPr>
        <w:pStyle w:val="Affiliation"/>
      </w:pPr>
      <w:r>
        <w:t>drmoore2@ncsu.edu</w:t>
      </w:r>
    </w:p>
    <w:p w14:paraId="338A7101" w14:textId="77777777" w:rsidR="009303D9" w:rsidRDefault="00C95F77" w:rsidP="005B520E">
      <w:pPr>
        <w:pStyle w:val="Author"/>
      </w:pPr>
      <w:r>
        <w:t>Dr. Alexander G. Dean</w:t>
      </w:r>
    </w:p>
    <w:p w14:paraId="611E1285" w14:textId="77777777" w:rsidR="00C95F77" w:rsidRPr="005B520E" w:rsidRDefault="00C95F77" w:rsidP="00C95F77">
      <w:pPr>
        <w:pStyle w:val="Affiliation"/>
      </w:pPr>
      <w:r>
        <w:t>Center for Efficient, Scalable and Reliable Computing</w:t>
      </w:r>
    </w:p>
    <w:p w14:paraId="59B96C61" w14:textId="77777777" w:rsidR="00C95F77" w:rsidRPr="005B520E" w:rsidRDefault="00C95F77" w:rsidP="00C95F77">
      <w:pPr>
        <w:pStyle w:val="Affiliation"/>
      </w:pPr>
      <w:r>
        <w:t>Dept. of Electrical and Computer Engineering</w:t>
      </w:r>
    </w:p>
    <w:p w14:paraId="397FACF1" w14:textId="77777777" w:rsidR="00C95F77" w:rsidRPr="005B520E" w:rsidRDefault="00C95F77" w:rsidP="00C95F77">
      <w:pPr>
        <w:pStyle w:val="Affiliation"/>
      </w:pPr>
      <w:r>
        <w:t>North Carolina State University, Raleigh, USA</w:t>
      </w:r>
    </w:p>
    <w:p w14:paraId="721A5C02" w14:textId="77777777"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08E0BC87" w:rsidR="00CD7827" w:rsidRDefault="009303D9" w:rsidP="005B520E">
      <w:pPr>
        <w:pStyle w:val="Abstract"/>
      </w:pPr>
      <w:r>
        <w:rPr>
          <w:i/>
          <w:iCs/>
        </w:rPr>
        <w:t>Abstract</w:t>
      </w:r>
      <w:r>
        <w:t>—</w:t>
      </w:r>
      <w:proofErr w:type="gramStart"/>
      <w:r w:rsidR="00BE209A">
        <w:t>Em</w:t>
      </w:r>
      <w:r w:rsidR="008B54CE">
        <w:t>bedded</w:t>
      </w:r>
      <w:proofErr w:type="gramEnd"/>
      <w:r w:rsidR="008B54CE">
        <w:t xml:space="preserve">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del w:id="0" w:author="drmoore" w:date="2017-09-19T21:53:00Z">
        <w:r w:rsidR="00F47643" w:rsidDel="00F704F1">
          <w:delText xml:space="preserve">variety </w:delText>
        </w:r>
      </w:del>
      <w:ins w:id="1" w:author="drmoore" w:date="2017-09-19T21:53:00Z">
        <w:r w:rsidR="00F704F1">
          <w:t xml:space="preserve">suite </w:t>
        </w:r>
      </w:ins>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1CD320B1" w:rsidR="009303D9" w:rsidRDefault="009303D9" w:rsidP="005B520E">
      <w:pPr>
        <w:pStyle w:val="keywords"/>
      </w:pPr>
      <w:r>
        <w:t>Keywords-</w:t>
      </w:r>
      <w:del w:id="2" w:author="drmoore" w:date="2017-09-20T21:07:00Z">
        <w:r w:rsidR="00544234" w:rsidDel="00A205F5">
          <w:delText>E</w:delText>
        </w:r>
      </w:del>
      <w:ins w:id="3" w:author="drmoore" w:date="2017-09-20T21:07:00Z">
        <w:r w:rsidR="00A205F5">
          <w:t>e</w:t>
        </w:r>
      </w:ins>
      <w:r w:rsidR="00544234">
        <w:t xml:space="preserve">mbedded </w:t>
      </w:r>
      <w:del w:id="4" w:author="drmoore" w:date="2017-09-20T21:07:00Z">
        <w:r w:rsidR="00544234" w:rsidDel="00A205F5">
          <w:delText>S</w:delText>
        </w:r>
      </w:del>
      <w:ins w:id="5" w:author="drmoore" w:date="2017-09-20T21:07:00Z">
        <w:r w:rsidR="00A205F5">
          <w:t>s</w:t>
        </w:r>
      </w:ins>
      <w:r w:rsidR="00544234">
        <w:t>ystems;</w:t>
      </w:r>
      <w:del w:id="6" w:author="drmoore" w:date="2017-09-19T22:05:00Z">
        <w:r w:rsidR="00544234" w:rsidDel="00AC01CA">
          <w:delText xml:space="preserve"> </w:delText>
        </w:r>
      </w:del>
      <w:ins w:id="7" w:author="drmoore" w:date="2017-09-19T22:02:00Z">
        <w:r w:rsidR="00AC01CA">
          <w:t xml:space="preserve"> </w:t>
        </w:r>
      </w:ins>
      <w:ins w:id="8" w:author="drmoore" w:date="2017-09-19T22:08:00Z">
        <w:r w:rsidR="00AC01CA">
          <w:t>energy</w:t>
        </w:r>
      </w:ins>
      <w:ins w:id="9" w:author="drmoore" w:date="2017-09-19T22:04:00Z">
        <w:r w:rsidR="00AC01CA">
          <w:t xml:space="preserve"> aware embedded computing; </w:t>
        </w:r>
      </w:ins>
      <w:ins w:id="10" w:author="drmoore" w:date="2017-09-20T21:07:00Z">
        <w:r w:rsidR="00A205F5">
          <w:t>e</w:t>
        </w:r>
      </w:ins>
      <w:ins w:id="11" w:author="drmoore" w:date="2017-09-19T22:06:00Z">
        <w:r w:rsidR="00AC01CA">
          <w:t xml:space="preserve">mbedded </w:t>
        </w:r>
      </w:ins>
      <w:ins w:id="12" w:author="drmoore" w:date="2017-09-19T22:05:00Z">
        <w:r w:rsidR="00A205F5">
          <w:t xml:space="preserve">profiling; </w:t>
        </w:r>
      </w:ins>
      <w:ins w:id="13" w:author="drmoore" w:date="2017-09-20T21:07:00Z">
        <w:r w:rsidR="00A205F5">
          <w:t xml:space="preserve">embedded </w:t>
        </w:r>
      </w:ins>
      <w:ins w:id="14" w:author="drmoore" w:date="2017-09-19T22:05:00Z">
        <w:r w:rsidR="00AC01CA">
          <w:t xml:space="preserve">performance analysis; </w:t>
        </w:r>
      </w:ins>
      <w:r w:rsidR="00544234">
        <w:t xml:space="preserve">Dynamic Voltage Scaling (DVS); </w:t>
      </w:r>
      <w:del w:id="15" w:author="drmoore" w:date="2017-09-19T22:08:00Z">
        <w:r w:rsidR="00544234" w:rsidDel="00AC01CA">
          <w:delText xml:space="preserve">Dynamic Power Management (DPM); </w:delText>
        </w:r>
      </w:del>
      <w:r w:rsidR="00544234">
        <w:t>low-power; low-energy; wireless sensor node (WSN)</w:t>
      </w:r>
      <w:del w:id="16" w:author="drmoore" w:date="2017-09-19T22:10:00Z">
        <w:r w:rsidR="00544234" w:rsidDel="00AC01CA">
          <w:delText xml:space="preserve">; </w:delText>
        </w:r>
        <w:r w:rsidR="00C33EFC" w:rsidDel="00AC01CA">
          <w:delText>timing and performance analysis</w:delText>
        </w:r>
      </w:del>
      <w:r w:rsidR="00C33EFC">
        <w:t>;</w:t>
      </w:r>
      <w:del w:id="17" w:author="drmoore" w:date="2017-09-19T22:02:00Z">
        <w:r w:rsidR="00C33EFC" w:rsidDel="00AC01CA">
          <w:delText xml:space="preserve"> </w:delText>
        </w:r>
        <w:r w:rsidR="00544234" w:rsidDel="00AC01CA">
          <w:delText>energy-aware design</w:delText>
        </w:r>
      </w:del>
      <w:del w:id="18" w:author="drmoore" w:date="2017-09-19T22:03:00Z">
        <w:r w:rsidR="00BE3DD9" w:rsidDel="00AC01CA">
          <w:delText>;</w:delText>
        </w:r>
      </w:del>
      <w:r w:rsidR="00BE3DD9">
        <w:t xml:space="preserve"> </w:t>
      </w:r>
      <w:del w:id="19" w:author="drmoore" w:date="2017-09-19T22:03:00Z">
        <w:r w:rsidR="00BE3DD9" w:rsidDel="00AC01CA">
          <w:delText xml:space="preserve">power aware embedded computing; </w:delText>
        </w:r>
      </w:del>
      <w:r w:rsidR="00BE3DD9">
        <w:t>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40F9D461"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B22861">
        <w:t xml:space="preserve">Figure </w:t>
      </w:r>
      <w:r w:rsidR="00B22861">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ins w:id="20" w:author="drmoore" w:date="2017-09-20T21:51:00Z">
            <w:r w:rsidR="00B22861">
              <w:rPr>
                <w:noProof/>
              </w:rPr>
              <w:t xml:space="preserve"> </w:t>
            </w:r>
            <w:r w:rsidR="00B22861" w:rsidRPr="00B22861">
              <w:rPr>
                <w:noProof/>
                <w:rPrChange w:id="21" w:author="drmoore" w:date="2017-09-20T21:51:00Z">
                  <w:rPr>
                    <w:rFonts w:eastAsia="Times New Roman"/>
                  </w:rPr>
                </w:rPrChange>
              </w:rPr>
              <w:t>[1]</w:t>
            </w:r>
          </w:ins>
          <w:del w:id="22" w:author="drmoore" w:date="2017-09-20T21:51:00Z">
            <w:r w:rsidR="00006264" w:rsidDel="00B22861">
              <w:rPr>
                <w:noProof/>
              </w:rPr>
              <w:delText xml:space="preserve"> </w:delText>
            </w:r>
            <w:r w:rsidR="00006264" w:rsidRPr="00006264" w:rsidDel="00B22861">
              <w:rPr>
                <w:noProof/>
              </w:rPr>
              <w:delText>[1]</w:delText>
            </w:r>
          </w:del>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ins w:id="23" w:author="drmoore" w:date="2017-09-20T21:51:00Z">
            <w:r w:rsidR="00B22861">
              <w:rPr>
                <w:noProof/>
              </w:rPr>
              <w:t xml:space="preserve"> </w:t>
            </w:r>
            <w:r w:rsidR="00B22861" w:rsidRPr="00B22861">
              <w:rPr>
                <w:noProof/>
                <w:rPrChange w:id="24" w:author="drmoore" w:date="2017-09-20T21:51:00Z">
                  <w:rPr>
                    <w:rFonts w:eastAsia="Times New Roman"/>
                  </w:rPr>
                </w:rPrChange>
              </w:rPr>
              <w:t>[2]</w:t>
            </w:r>
          </w:ins>
          <w:del w:id="25" w:author="drmoore" w:date="2017-09-20T21:51:00Z">
            <w:r w:rsidR="00006264" w:rsidDel="00B22861">
              <w:rPr>
                <w:noProof/>
              </w:rPr>
              <w:delText xml:space="preserve"> </w:delText>
            </w:r>
            <w:r w:rsidR="00006264" w:rsidRPr="00006264" w:rsidDel="00B22861">
              <w:rPr>
                <w:noProof/>
              </w:rPr>
              <w:delText>[2]</w:delText>
            </w:r>
          </w:del>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ins w:id="26" w:author="drmoore" w:date="2017-09-20T21:51:00Z">
            <w:r w:rsidR="00B22861">
              <w:rPr>
                <w:noProof/>
              </w:rPr>
              <w:t xml:space="preserve"> </w:t>
            </w:r>
            <w:r w:rsidR="00B22861" w:rsidRPr="00B22861">
              <w:rPr>
                <w:noProof/>
                <w:rPrChange w:id="27" w:author="drmoore" w:date="2017-09-20T21:51:00Z">
                  <w:rPr>
                    <w:rFonts w:eastAsia="Times New Roman"/>
                  </w:rPr>
                </w:rPrChange>
              </w:rPr>
              <w:t>[3]</w:t>
            </w:r>
          </w:ins>
          <w:del w:id="28" w:author="drmoore" w:date="2017-09-20T21:51:00Z">
            <w:r w:rsidR="00006264" w:rsidDel="00B22861">
              <w:rPr>
                <w:noProof/>
              </w:rPr>
              <w:delText xml:space="preserve"> </w:delText>
            </w:r>
            <w:r w:rsidR="00006264" w:rsidRPr="00006264" w:rsidDel="00B22861">
              <w:rPr>
                <w:noProof/>
              </w:rPr>
              <w:delText>[3]</w:delText>
            </w:r>
          </w:del>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50221900"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B22861">
        <w:t>(</w:t>
      </w:r>
      <w:r w:rsidR="00B22861">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A205F5"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77777777" w:rsidR="00034759" w:rsidRDefault="00034759" w:rsidP="00567F77">
            <w:pPr>
              <w:pStyle w:val="BodyText"/>
              <w:spacing w:line="240" w:lineRule="auto"/>
              <w:ind w:firstLine="0"/>
              <w:jc w:val="center"/>
            </w:pPr>
            <w:bookmarkStart w:id="29" w:name="_Ref491808306"/>
            <w:r>
              <w:t>(</w:t>
            </w:r>
            <w:fldSimple w:instr=" SEQ Equation \* ARABIC ">
              <w:r w:rsidR="00B22861">
                <w:rPr>
                  <w:noProof/>
                </w:rPr>
                <w:t>1</w:t>
              </w:r>
            </w:fldSimple>
            <w:r>
              <w:rPr>
                <w:noProof/>
              </w:rPr>
              <w:t>)</w:t>
            </w:r>
            <w:bookmarkEnd w:id="29"/>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1043B04D" w:rsidR="00A205F5" w:rsidRPr="00D71A5D" w:rsidRDefault="00A205F5" w:rsidP="00567F77">
                            <w:pPr>
                              <w:pStyle w:val="Caption"/>
                              <w:rPr>
                                <w:noProof/>
                                <w:spacing w:val="-1"/>
                                <w:sz w:val="20"/>
                                <w:szCs w:val="20"/>
                              </w:rPr>
                            </w:pPr>
                            <w:bookmarkStart w:id="30" w:name="_Ref492658253"/>
                            <w:r>
                              <w:t xml:space="preserve">Figure </w:t>
                            </w:r>
                            <w:fldSimple w:instr=" SEQ Figure \* ARABIC ">
                              <w:r>
                                <w:rPr>
                                  <w:noProof/>
                                </w:rPr>
                                <w:t>1</w:t>
                              </w:r>
                            </w:fldSimple>
                            <w:bookmarkEnd w:id="30"/>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1043B04D" w:rsidR="00A205F5" w:rsidRPr="00D71A5D" w:rsidRDefault="00A205F5" w:rsidP="00567F77">
                      <w:pPr>
                        <w:pStyle w:val="Caption"/>
                        <w:rPr>
                          <w:noProof/>
                          <w:spacing w:val="-1"/>
                          <w:sz w:val="20"/>
                          <w:szCs w:val="20"/>
                        </w:rPr>
                      </w:pPr>
                      <w:bookmarkStart w:id="31" w:name="_Ref492658253"/>
                      <w:r>
                        <w:t xml:space="preserve">Figure </w:t>
                      </w:r>
                      <w:fldSimple w:instr=" SEQ Figure \* ARABIC ">
                        <w:r>
                          <w:rPr>
                            <w:noProof/>
                          </w:rPr>
                          <w:t>1</w:t>
                        </w:r>
                      </w:fldSimple>
                      <w:bookmarkEnd w:id="31"/>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A205F5"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777777" w:rsidR="000D2AA2" w:rsidRDefault="000D2AA2" w:rsidP="00A25CA4">
            <w:pPr>
              <w:pStyle w:val="BodyText"/>
              <w:spacing w:line="240" w:lineRule="auto"/>
              <w:ind w:firstLine="0"/>
              <w:jc w:val="center"/>
            </w:pPr>
            <w:bookmarkStart w:id="32" w:name="_Ref492662193"/>
            <w:r>
              <w:t>(</w:t>
            </w:r>
            <w:fldSimple w:instr=" SEQ Equation \* ARABIC ">
              <w:r w:rsidR="00B22861">
                <w:rPr>
                  <w:noProof/>
                </w:rPr>
                <w:t>2</w:t>
              </w:r>
            </w:fldSimple>
            <w:r>
              <w:rPr>
                <w:noProof/>
              </w:rPr>
              <w:t>)</w:t>
            </w:r>
            <w:bookmarkEnd w:id="32"/>
          </w:p>
        </w:tc>
      </w:tr>
    </w:tbl>
    <w:p w14:paraId="4819E7F7" w14:textId="77777777" w:rsidR="00EF6BFB" w:rsidRDefault="00A205F5"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A205F5"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A205F5"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A205F5"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A205F5"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A205F5"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77777777" w:rsidR="00962B44" w:rsidRDefault="00962B44" w:rsidP="00567F77">
            <w:pPr>
              <w:pStyle w:val="BodyText"/>
              <w:spacing w:line="240" w:lineRule="auto"/>
              <w:ind w:firstLine="0"/>
              <w:jc w:val="center"/>
            </w:pPr>
            <w:bookmarkStart w:id="33" w:name="_Ref492662195"/>
            <w:r>
              <w:t>(</w:t>
            </w:r>
            <w:fldSimple w:instr=" SEQ Equation \* ARABIC ">
              <w:r w:rsidR="00B22861">
                <w:rPr>
                  <w:noProof/>
                </w:rPr>
                <w:t>3</w:t>
              </w:r>
            </w:fldSimple>
            <w:r>
              <w:rPr>
                <w:noProof/>
              </w:rPr>
              <w:t>)</w:t>
            </w:r>
            <w:bookmarkEnd w:id="33"/>
          </w:p>
        </w:tc>
      </w:tr>
    </w:tbl>
    <w:p w14:paraId="02ED3302" w14:textId="4D872809"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systems and devices. The complexity of the signal may involve protocol-level communication or may b</w:t>
      </w:r>
      <w:r w:rsidR="00567F77">
        <w:t xml:space="preserve">e as simple as an interrupt pin and that signal may traverse PCB traces with considerable capacitance. </w:t>
      </w:r>
    </w:p>
    <w:p w14:paraId="2D95DD6E" w14:textId="0880A939" w:rsidR="00CA69F9" w:rsidRDefault="005F7B52" w:rsidP="00CA69F9">
      <w:pPr>
        <w:pStyle w:val="BodyText"/>
        <w:rPr>
          <w:ins w:id="34" w:author="drmoore" w:date="2017-09-19T22:45:00Z"/>
        </w:rPr>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moveToRangeStart w:id="35" w:author="drmoore" w:date="2017-09-19T22:45:00Z" w:name="move493624479"/>
      <w:moveTo w:id="36" w:author="drmoore" w:date="2017-09-19T22:45:00Z">
        <w:r>
          <w:t>The prediction is verified in real-time against the actual state and the heuristic is updated with the results. In this fashion, the algorithms are resistant to variations in</w:t>
        </w:r>
      </w:moveTo>
      <w:moveToRangeEnd w:id="35"/>
      <w:ins w:id="37" w:author="drmoore" w:date="2017-09-19T22:46:00Z">
        <w:r>
          <w:t xml:space="preserve"> behavior that may occur across the lifecycle of the device. PACER is evaluated against a variety of embedded peripherals and is</w:t>
        </w:r>
      </w:ins>
      <w:ins w:id="38" w:author="drmoore" w:date="2017-09-19T22:47:00Z">
        <w:r>
          <w:t xml:space="preserve"> </w:t>
        </w:r>
      </w:ins>
    </w:p>
    <w:p w14:paraId="5BD561C0" w14:textId="4725E6BF" w:rsidR="00BC3F14" w:rsidRDefault="00A205F5" w:rsidP="00BC3F14">
      <w:pPr>
        <w:pStyle w:val="BodyText"/>
      </w:pPr>
      <w:bookmarkStart w:id="39" w:name="_Ref491520745"/>
      <w:bookmarkStart w:id="40"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39"/>
      <w:bookmarkEnd w:id="40"/>
      <w:moveFromRangeStart w:id="41" w:author="drmoore" w:date="2017-09-19T22:45:00Z" w:name="move493624479"/>
      <w:moveFrom w:id="42" w:author="drmoore" w:date="2017-09-19T22:45:00Z">
        <w:r w:rsidR="00366373" w:rsidDel="00670F22">
          <w:t xml:space="preserve">The </w:t>
        </w:r>
        <w:r w:rsidR="00567F77" w:rsidDel="00670F22">
          <w:t xml:space="preserve">prediction </w:t>
        </w:r>
        <w:r w:rsidR="00366373" w:rsidDel="00670F22">
          <w:t xml:space="preserve">is verified </w:t>
        </w:r>
        <w:r w:rsidR="00205BB2" w:rsidDel="00670F22">
          <w:t xml:space="preserve">in real-time </w:t>
        </w:r>
        <w:r w:rsidR="00567F77" w:rsidDel="00670F22">
          <w:t xml:space="preserve">against the actual state </w:t>
        </w:r>
        <w:r w:rsidR="00366373" w:rsidDel="00670F22">
          <w:t>and the heuristic is updated with the results. In this fashion, the algorithms are resistant to variations</w:t>
        </w:r>
        <w:del w:id="43" w:author="drmoore" w:date="2017-09-19T22:47:00Z">
          <w:r w:rsidR="00366373" w:rsidDel="00670F22">
            <w:delText xml:space="preserve"> in</w:delText>
          </w:r>
          <w:r w:rsidR="00417AD6" w:rsidDel="00670F22">
            <w:delText xml:space="preserve"> </w:delText>
          </w:r>
        </w:del>
      </w:moveFrom>
      <w:moveFromRangeEnd w:id="41"/>
      <w:del w:id="44" w:author="drmoore" w:date="2017-09-19T22:47:00Z">
        <w:r w:rsidR="00417AD6" w:rsidDel="00670F22">
          <w:delText>behavior</w:delText>
        </w:r>
      </w:del>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77777777" w:rsidR="00A205F5" w:rsidRPr="007C2550" w:rsidRDefault="00A205F5" w:rsidP="000D05CE">
                            <w:pPr>
                              <w:pStyle w:val="Caption"/>
                              <w:rPr>
                                <w:spacing w:val="-1"/>
                                <w:sz w:val="20"/>
                                <w:szCs w:val="20"/>
                              </w:rPr>
                            </w:pPr>
                            <w:bookmarkStart w:id="45" w:name="_Ref492321449"/>
                            <w:r>
                              <w:t xml:space="preserve">Figure </w:t>
                            </w:r>
                            <w:fldSimple w:instr=" SEQ Figure \* ARABIC ">
                              <w:r>
                                <w:rPr>
                                  <w:noProof/>
                                </w:rPr>
                                <w:t>2</w:t>
                              </w:r>
                            </w:fldSimple>
                            <w:bookmarkEnd w:id="45"/>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77777777" w:rsidR="00A205F5" w:rsidRPr="007C2550" w:rsidRDefault="00A205F5" w:rsidP="000D05CE">
                      <w:pPr>
                        <w:pStyle w:val="Caption"/>
                        <w:rPr>
                          <w:spacing w:val="-1"/>
                          <w:sz w:val="20"/>
                          <w:szCs w:val="20"/>
                        </w:rPr>
                      </w:pPr>
                      <w:bookmarkStart w:id="46" w:name="_Ref492321449"/>
                      <w:r>
                        <w:t xml:space="preserve">Figure </w:t>
                      </w:r>
                      <w:fldSimple w:instr=" SEQ Figure \* ARABIC ">
                        <w:r>
                          <w:rPr>
                            <w:noProof/>
                          </w:rPr>
                          <w:t>2</w:t>
                        </w:r>
                      </w:fldSimple>
                      <w:bookmarkEnd w:id="46"/>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del w:id="47" w:author="drmoore" w:date="2017-09-19T22:46:00Z">
        <w:r w:rsidR="00417AD6" w:rsidDel="00670F22">
          <w:delText>that may occur across the lifecycle of the device.</w:delText>
        </w:r>
        <w:r w:rsidR="003E3439" w:rsidDel="00670F22">
          <w:delText xml:space="preserve"> </w:delText>
        </w:r>
        <w:r w:rsidR="00CA69F9" w:rsidDel="00670F22">
          <w:delText xml:space="preserve">PACER is </w:delText>
        </w:r>
        <w:r w:rsidR="008B7A89" w:rsidDel="00670F22">
          <w:delText>evaluated</w:delText>
        </w:r>
        <w:r w:rsidR="00CA69F9" w:rsidDel="00670F22">
          <w:delText xml:space="preserve"> against a variety of embedded peripherals and is </w:delText>
        </w:r>
      </w:del>
      <w:proofErr w:type="gramStart"/>
      <w:r w:rsidR="00CA69F9">
        <w:t>shown</w:t>
      </w:r>
      <w:proofErr w:type="gramEnd"/>
      <w:r w:rsidR="00CA69F9">
        <w:t xml:space="preserve">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7FB2A28D" w:rsidR="00E34CBD" w:rsidRDefault="00BC3F14" w:rsidP="00BC3F14">
      <w:pPr>
        <w:pStyle w:val="BodyText"/>
      </w:pPr>
      <w:r>
        <w:t>Consider the peripheral operation of writing</w:t>
      </w:r>
      <w:r w:rsidR="00CA69F9">
        <w:t xml:space="preserve"> a</w:t>
      </w:r>
      <w:r w:rsidR="000E4A6B">
        <w:t>n</w:t>
      </w:r>
      <w:r w:rsidR="00CA69F9">
        <w:t xml:space="preserve"> EEPROM </w:t>
      </w:r>
      <w:r w:rsidR="000E4A6B">
        <w:t xml:space="preserve">page </w:t>
      </w:r>
      <w:r w:rsidR="00CA69F9">
        <w:t xml:space="preserve">is specified </w:t>
      </w:r>
      <w:r w:rsidR="000E4A6B">
        <w:t xml:space="preserve">for </w:t>
      </w:r>
      <w:r>
        <w:t xml:space="preserve">a worst-case </w:t>
      </w:r>
      <w:r w:rsidR="00CA69F9">
        <w:t>duration of 5ms. The c</w:t>
      </w:r>
      <w:r w:rsidR="000E4A6B">
        <w:t>urrent consumption profile of an</w:t>
      </w:r>
      <w:r w:rsidR="00CA69F9">
        <w:t xml:space="preserve"> EEPROM write operation at varying voltages is shown in</w:t>
      </w:r>
      <w:r w:rsidR="00C4418E">
        <w:t xml:space="preserve"> </w:t>
      </w:r>
      <w:r w:rsidR="00C4418E">
        <w:fldChar w:fldCharType="begin"/>
      </w:r>
      <w:r w:rsidR="00C4418E">
        <w:instrText xml:space="preserve"> REF _Ref492321449 \h </w:instrText>
      </w:r>
      <w:r w:rsidR="00C4418E">
        <w:fldChar w:fldCharType="separate"/>
      </w:r>
      <w:r w:rsidR="00B22861">
        <w:t xml:space="preserve">Figure </w:t>
      </w:r>
      <w:r w:rsidR="00B22861">
        <w:rPr>
          <w:noProof/>
        </w:rPr>
        <w:t>2</w:t>
      </w:r>
      <w:r w:rsidR="00C4418E">
        <w:fldChar w:fldCharType="end"/>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5ms mark and that it was not necessary to delay until approximately 6.5ms p</w:t>
      </w:r>
      <w:r w:rsidR="00366373">
        <w:t>er the specification.</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797F0870"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ins w:id="48" w:author="drmoore" w:date="2017-09-20T21:51:00Z">
            <w:r w:rsidR="00B22861">
              <w:rPr>
                <w:noProof/>
              </w:rPr>
              <w:t xml:space="preserve"> </w:t>
            </w:r>
            <w:r w:rsidR="00B22861" w:rsidRPr="00B22861">
              <w:rPr>
                <w:noProof/>
                <w:rPrChange w:id="49" w:author="drmoore" w:date="2017-09-20T21:51:00Z">
                  <w:rPr>
                    <w:rFonts w:eastAsia="Times New Roman"/>
                  </w:rPr>
                </w:rPrChange>
              </w:rPr>
              <w:t>[4]</w:t>
            </w:r>
          </w:ins>
          <w:del w:id="50" w:author="drmoore" w:date="2017-09-20T21:51:00Z">
            <w:r w:rsidR="001A3D8D" w:rsidDel="00B22861">
              <w:rPr>
                <w:noProof/>
              </w:rPr>
              <w:delText xml:space="preserve"> </w:delText>
            </w:r>
            <w:r w:rsidR="001A3D8D" w:rsidRPr="001A3D8D" w:rsidDel="00B22861">
              <w:rPr>
                <w:noProof/>
              </w:rPr>
              <w:delText>[4]</w:delText>
            </w:r>
          </w:del>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B22861">
        <w:t>(</w:t>
      </w:r>
      <w:r w:rsidR="00B22861">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B22861">
        <w:t>(</w:t>
      </w:r>
      <w:r w:rsidR="00B22861">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7777777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ins w:id="51" w:author="drmoore" w:date="2017-09-20T21:51:00Z">
            <w:r w:rsidR="00B22861" w:rsidRPr="00B22861">
              <w:rPr>
                <w:noProof/>
                <w:rPrChange w:id="52" w:author="drmoore" w:date="2017-09-20T21:51:00Z">
                  <w:rPr>
                    <w:rFonts w:eastAsia="Times New Roman"/>
                  </w:rPr>
                </w:rPrChange>
              </w:rPr>
              <w:t>[5]</w:t>
            </w:r>
          </w:ins>
          <w:del w:id="53" w:author="drmoore" w:date="2017-09-20T21:48:00Z">
            <w:r w:rsidR="003E779D" w:rsidRPr="003E779D" w:rsidDel="00B22861">
              <w:rPr>
                <w:noProof/>
              </w:rPr>
              <w:delText>[2]</w:delText>
            </w:r>
          </w:del>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ins w:id="54" w:author="drmoore" w:date="2017-09-20T21:51:00Z">
            <w:r w:rsidR="00B22861" w:rsidRPr="00B22861">
              <w:rPr>
                <w:noProof/>
                <w:rPrChange w:id="55" w:author="drmoore" w:date="2017-09-20T21:51:00Z">
                  <w:rPr>
                    <w:rFonts w:eastAsia="Times New Roman"/>
                  </w:rPr>
                </w:rPrChange>
              </w:rPr>
              <w:t>[6]</w:t>
            </w:r>
          </w:ins>
          <w:del w:id="56" w:author="drmoore" w:date="2017-09-20T21:51:00Z">
            <w:r w:rsidR="003E779D" w:rsidRPr="003E779D" w:rsidDel="00B22861">
              <w:rPr>
                <w:noProof/>
              </w:rPr>
              <w:delText>[3]</w:delText>
            </w:r>
          </w:del>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77777777"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ins w:id="57" w:author="drmoore" w:date="2017-09-20T21:51:00Z">
            <w:r w:rsidR="00B22861" w:rsidRPr="00B22861">
              <w:rPr>
                <w:noProof/>
                <w:rPrChange w:id="58" w:author="drmoore" w:date="2017-09-20T21:51:00Z">
                  <w:rPr>
                    <w:rFonts w:eastAsia="Times New Roman"/>
                  </w:rPr>
                </w:rPrChange>
              </w:rPr>
              <w:t>[7]</w:t>
            </w:r>
          </w:ins>
          <w:del w:id="59" w:author="drmoore" w:date="2017-09-20T21:51:00Z">
            <w:r w:rsidR="003E779D" w:rsidRPr="003E779D" w:rsidDel="00B22861">
              <w:rPr>
                <w:noProof/>
              </w:rPr>
              <w:delText>[4]</w:delText>
            </w:r>
          </w:del>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ins w:id="60" w:author="drmoore" w:date="2017-09-20T21:51:00Z">
            <w:r w:rsidR="00B22861" w:rsidRPr="00B22861">
              <w:rPr>
                <w:noProof/>
                <w:rPrChange w:id="61" w:author="drmoore" w:date="2017-09-20T21:51:00Z">
                  <w:rPr>
                    <w:rFonts w:eastAsia="Times New Roman"/>
                  </w:rPr>
                </w:rPrChange>
              </w:rPr>
              <w:t>[8]</w:t>
            </w:r>
          </w:ins>
          <w:del w:id="62" w:author="drmoore" w:date="2017-09-20T21:51:00Z">
            <w:r w:rsidR="003E779D" w:rsidRPr="003E779D" w:rsidDel="00B22861">
              <w:rPr>
                <w:noProof/>
              </w:rPr>
              <w:delText>[5]</w:delText>
            </w:r>
          </w:del>
          <w:r w:rsidR="003E779D">
            <w:fldChar w:fldCharType="end"/>
          </w:r>
        </w:sdtContent>
      </w:sdt>
      <w:r>
        <w:t>.</w:t>
      </w:r>
    </w:p>
    <w:p w14:paraId="5D32CE49" w14:textId="77777777" w:rsidR="00A56378" w:rsidRDefault="00A56378" w:rsidP="00A56378">
      <w:pPr>
        <w:pStyle w:val="Heading2"/>
      </w:pPr>
      <w:r>
        <w:t>Energy Heuristic</w:t>
      </w:r>
    </w:p>
    <w:p w14:paraId="0120B305" w14:textId="77777777"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ins w:id="63" w:author="drmoore" w:date="2017-09-20T21:51:00Z">
            <w:r w:rsidR="00B22861" w:rsidRPr="00B22861">
              <w:rPr>
                <w:noProof/>
                <w:rPrChange w:id="64" w:author="drmoore" w:date="2017-09-20T21:51:00Z">
                  <w:rPr>
                    <w:rFonts w:eastAsia="Times New Roman"/>
                  </w:rPr>
                </w:rPrChange>
              </w:rPr>
              <w:t>[9]</w:t>
            </w:r>
          </w:ins>
          <w:del w:id="65" w:author="drmoore" w:date="2017-09-20T21:51:00Z">
            <w:r w:rsidR="00A809F8" w:rsidRPr="00A809F8" w:rsidDel="00B22861">
              <w:rPr>
                <w:noProof/>
              </w:rPr>
              <w:delText>[6]</w:delText>
            </w:r>
          </w:del>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77777777"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ins w:id="66" w:author="drmoore" w:date="2017-09-20T21:51:00Z">
            <w:r w:rsidR="00B22861" w:rsidRPr="00B22861">
              <w:rPr>
                <w:noProof/>
                <w:rPrChange w:id="67" w:author="drmoore" w:date="2017-09-20T21:51:00Z">
                  <w:rPr>
                    <w:rFonts w:eastAsia="Times New Roman"/>
                  </w:rPr>
                </w:rPrChange>
              </w:rPr>
              <w:t>[10]</w:t>
            </w:r>
          </w:ins>
          <w:del w:id="68" w:author="drmoore" w:date="2017-09-20T21:51:00Z">
            <w:r w:rsidR="00A809F8" w:rsidRPr="00A809F8" w:rsidDel="00B22861">
              <w:rPr>
                <w:noProof/>
              </w:rPr>
              <w:delText>[7]</w:delText>
            </w:r>
          </w:del>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ins w:id="69" w:author="drmoore" w:date="2017-09-20T21:51:00Z">
            <w:r w:rsidR="00B22861" w:rsidRPr="00B22861">
              <w:rPr>
                <w:noProof/>
                <w:rPrChange w:id="70" w:author="drmoore" w:date="2017-09-20T21:51:00Z">
                  <w:rPr>
                    <w:rFonts w:eastAsia="Times New Roman"/>
                  </w:rPr>
                </w:rPrChange>
              </w:rPr>
              <w:t>[11]</w:t>
            </w:r>
          </w:ins>
          <w:del w:id="71" w:author="drmoore" w:date="2017-09-20T21:51:00Z">
            <w:r w:rsidR="00A809F8" w:rsidRPr="00A809F8" w:rsidDel="00B22861">
              <w:rPr>
                <w:noProof/>
              </w:rPr>
              <w:delText>[8]</w:delText>
            </w:r>
          </w:del>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2D18BB3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B22861">
        <w:t xml:space="preserve">Figure </w:t>
      </w:r>
      <w:r w:rsidR="00B22861">
        <w:rPr>
          <w:noProof/>
        </w:rPr>
        <w:t>3</w:t>
      </w:r>
      <w:r w:rsidR="00F56C25">
        <w:fldChar w:fldCharType="end"/>
      </w:r>
      <w:r w:rsidR="00F56C25">
        <w:t xml:space="preserve"> in that neither the total energy consumed, nor the profile of that consumption are necessary in order to predict completion. Regardless of the power profile, the operation always completes within a narrow window of time. Erases and write operations to EEPROM and flash are typical examples of this behavior.</w:t>
      </w:r>
    </w:p>
    <w:p w14:paraId="4A34A63D" w14:textId="7441F2E0"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B22861">
        <w:t>(</w:t>
      </w:r>
      <w:r w:rsidR="00B22861">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was successful, then the amount of delay is halved. Otherwise, the operation resulted in an error 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77777777" w:rsidR="0052501C" w:rsidRPr="00626376" w:rsidRDefault="0052501C" w:rsidP="00AA1BA8">
            <w:pPr>
              <w:pStyle w:val="BodyText"/>
              <w:spacing w:line="240" w:lineRule="auto"/>
              <w:ind w:firstLine="0"/>
              <w:jc w:val="center"/>
            </w:pPr>
            <w:bookmarkStart w:id="72" w:name="_Ref492585532"/>
            <w:r>
              <w:t>(</w:t>
            </w:r>
            <w:fldSimple w:instr=" SEQ Equation \* ARABIC ">
              <w:r w:rsidR="00B22861">
                <w:rPr>
                  <w:noProof/>
                </w:rPr>
                <w:t>4</w:t>
              </w:r>
            </w:fldSimple>
            <w:r>
              <w:rPr>
                <w:noProof/>
              </w:rPr>
              <w:t>)</w:t>
            </w:r>
            <w:bookmarkEnd w:id="72"/>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00EA966D" w:rsidR="004E3612" w:rsidRDefault="004E3612" w:rsidP="004E3612">
      <w:pPr>
        <w:pStyle w:val="Caption"/>
      </w:pPr>
      <w:bookmarkStart w:id="73" w:name="_Ref492592047"/>
      <w:bookmarkStart w:id="74" w:name="_Ref492838334"/>
      <w:r>
        <w:t xml:space="preserve">Figure </w:t>
      </w:r>
      <w:fldSimple w:instr=" SEQ Figure \* ARABIC ">
        <w:r w:rsidR="00B22861">
          <w:rPr>
            <w:noProof/>
          </w:rPr>
          <w:t>3</w:t>
        </w:r>
      </w:fldSimple>
      <w:bookmarkEnd w:id="73"/>
      <w:r w:rsidR="00F56C25">
        <w:rPr>
          <w:noProof/>
        </w:rPr>
        <w:t>: Profile of a Time-Deterministic Operation</w:t>
      </w:r>
      <w:bookmarkEnd w:id="74"/>
    </w:p>
    <w:p w14:paraId="5385D918" w14:textId="77777777" w:rsidR="00A56378" w:rsidRPr="00A56378" w:rsidRDefault="00A56378" w:rsidP="00A56378">
      <w:pPr>
        <w:pStyle w:val="BodyText"/>
      </w:pPr>
      <w:r>
        <w:t>The algorithm is executed online and provides the tightest possible timing. In fact, the timing is so precise that it should be considered marginally stable. To account for extremely small variations in timing, for instance due to clock jitter or internal peripheral asynchronous operation, the minimum delay found by PACERT-T is increased by 5% in the following tests. This value was not optimized and may even be much smaller. It would likely be beneficial for a system using this algorithm to re-characterize the peripheral device periodically in order to account for temperature variations.</w:t>
      </w:r>
    </w:p>
    <w:p w14:paraId="50E64ADB" w14:textId="77777777" w:rsidR="00A56378" w:rsidRDefault="00A56378" w:rsidP="00A56378">
      <w:pPr>
        <w:pStyle w:val="Heading2"/>
      </w:pPr>
      <w:r>
        <w:t>Energy Heuristic PACER-E</w:t>
      </w:r>
    </w:p>
    <w:p w14:paraId="254B250B" w14:textId="70132ECF"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B22861">
        <w:t xml:space="preserve">Figure </w:t>
      </w:r>
      <w:r w:rsidR="00B22861">
        <w:rPr>
          <w:noProof/>
        </w:rPr>
        <w:t>4</w:t>
      </w:r>
      <w:r>
        <w:fldChar w:fldCharType="end"/>
      </w:r>
      <w:r>
        <w:t xml:space="preserve"> is an example of an energy bound operation.</w:t>
      </w:r>
    </w:p>
    <w:p w14:paraId="2DD284EF" w14:textId="3175ACC0"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B22861">
        <w:t>(</w:t>
      </w:r>
      <w:r w:rsidR="00B22861">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77777777"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B22861">
        <w:t>(</w:t>
      </w:r>
      <w:r w:rsidR="00B22861">
        <w:rPr>
          <w:noProof/>
        </w:rPr>
        <w:t>5)</w:t>
      </w:r>
      <w:r>
        <w:fldChar w:fldCharType="end"/>
      </w:r>
      <w:r>
        <w:t xml:space="preserve">. The results were calculated offline via </w:t>
      </w:r>
      <w:r>
        <w:fldChar w:fldCharType="begin"/>
      </w:r>
      <w:r>
        <w:instrText xml:space="preserve"> REF _Ref401552133 \h </w:instrText>
      </w:r>
      <w:r>
        <w:fldChar w:fldCharType="separate"/>
      </w:r>
      <w:r w:rsidR="00B22861">
        <w:t>(</w:t>
      </w:r>
      <w:r w:rsidR="00B22861">
        <w:rPr>
          <w:noProof/>
        </w:rPr>
        <w:t>6)</w:t>
      </w:r>
      <w:r>
        <w:fldChar w:fldCharType="end"/>
      </w:r>
      <w:r>
        <w:t xml:space="preserve"> and </w:t>
      </w:r>
      <w:r>
        <w:fldChar w:fldCharType="begin"/>
      </w:r>
      <w:r>
        <w:instrText xml:space="preserve"> REF _Ref401590536 \h </w:instrText>
      </w:r>
      <w:r>
        <w:fldChar w:fldCharType="separate"/>
      </w:r>
      <w:r w:rsidR="00B22861">
        <w:t>(</w:t>
      </w:r>
      <w:r w:rsidR="00B22861">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77777777" w:rsidR="00847BA0" w:rsidRPr="00626376" w:rsidRDefault="00847BA0" w:rsidP="00A974BC">
            <w:pPr>
              <w:pStyle w:val="BodyText"/>
              <w:spacing w:line="240" w:lineRule="auto"/>
              <w:ind w:firstLine="0"/>
              <w:jc w:val="center"/>
            </w:pPr>
            <w:bookmarkStart w:id="75" w:name="_Ref401551925"/>
            <w:r>
              <w:t>(</w:t>
            </w:r>
            <w:fldSimple w:instr=" SEQ Equation \* ARABIC ">
              <w:r w:rsidR="00B22861">
                <w:rPr>
                  <w:noProof/>
                </w:rPr>
                <w:t>5</w:t>
              </w:r>
            </w:fldSimple>
            <w:r>
              <w:rPr>
                <w:noProof/>
              </w:rPr>
              <w:t>)</w:t>
            </w:r>
            <w:bookmarkEnd w:id="75"/>
          </w:p>
        </w:tc>
      </w:tr>
      <w:tr w:rsidR="00847BA0" w14:paraId="20195F1C" w14:textId="77777777" w:rsidTr="00A974BC">
        <w:tc>
          <w:tcPr>
            <w:tcW w:w="4817" w:type="pct"/>
            <w:vAlign w:val="center"/>
          </w:tcPr>
          <w:p w14:paraId="56A8B2DA" w14:textId="77777777" w:rsidR="00847BA0" w:rsidRPr="00C41B24" w:rsidRDefault="00A205F5"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77777777" w:rsidR="00847BA0" w:rsidRDefault="00847BA0" w:rsidP="00A974BC">
            <w:pPr>
              <w:pStyle w:val="BodyText"/>
              <w:spacing w:line="240" w:lineRule="auto"/>
              <w:ind w:firstLine="0"/>
              <w:jc w:val="center"/>
            </w:pPr>
            <w:bookmarkStart w:id="76" w:name="_Ref401552133"/>
            <w:r>
              <w:t>(</w:t>
            </w:r>
            <w:fldSimple w:instr=" SEQ Equation \* ARABIC ">
              <w:r w:rsidR="00B22861">
                <w:rPr>
                  <w:noProof/>
                </w:rPr>
                <w:t>6</w:t>
              </w:r>
            </w:fldSimple>
            <w:r>
              <w:rPr>
                <w:noProof/>
              </w:rPr>
              <w:t>)</w:t>
            </w:r>
            <w:bookmarkEnd w:id="76"/>
          </w:p>
        </w:tc>
      </w:tr>
      <w:tr w:rsidR="00847BA0" w14:paraId="7BE1C1B9" w14:textId="77777777" w:rsidTr="00A974BC">
        <w:tc>
          <w:tcPr>
            <w:tcW w:w="4817" w:type="pct"/>
            <w:vAlign w:val="center"/>
          </w:tcPr>
          <w:p w14:paraId="086266EE" w14:textId="77777777" w:rsidR="00847BA0" w:rsidRPr="0060529A" w:rsidRDefault="00A205F5"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77777777" w:rsidR="00847BA0" w:rsidRDefault="00847BA0" w:rsidP="00A974BC">
            <w:pPr>
              <w:pStyle w:val="BodyText"/>
              <w:spacing w:line="240" w:lineRule="auto"/>
              <w:ind w:firstLine="0"/>
              <w:jc w:val="center"/>
            </w:pPr>
            <w:bookmarkStart w:id="77" w:name="_Ref401590536"/>
            <w:r>
              <w:t>(</w:t>
            </w:r>
            <w:fldSimple w:instr=" SEQ Equation \* ARABIC ">
              <w:r w:rsidR="00B22861">
                <w:rPr>
                  <w:noProof/>
                </w:rPr>
                <w:t>7</w:t>
              </w:r>
            </w:fldSimple>
            <w:r>
              <w:rPr>
                <w:noProof/>
              </w:rPr>
              <w:t>)</w:t>
            </w:r>
            <w:bookmarkEnd w:id="77"/>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05F15C3C" w:rsidR="004E3612" w:rsidRDefault="00847BA0" w:rsidP="00847BA0">
      <w:pPr>
        <w:pStyle w:val="Caption"/>
      </w:pPr>
      <w:bookmarkStart w:id="78" w:name="_Ref492593399"/>
      <w:r>
        <w:t xml:space="preserve">Figure </w:t>
      </w:r>
      <w:fldSimple w:instr=" SEQ Figure \* ARABIC ">
        <w:r w:rsidR="00B22861">
          <w:rPr>
            <w:noProof/>
          </w:rPr>
          <w:t>4</w:t>
        </w:r>
      </w:fldSimple>
      <w:bookmarkEnd w:id="78"/>
      <w:r>
        <w:t>: Profile of an Energy-Deterministic Operation</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4080AA59" w:rsidR="00A205F5" w:rsidRPr="00AF2AE9" w:rsidRDefault="00A205F5" w:rsidP="00E93E19">
                            <w:pPr>
                              <w:pStyle w:val="Caption"/>
                              <w:rPr>
                                <w:noProof/>
                                <w:color w:val="auto"/>
                                <w:sz w:val="20"/>
                                <w:szCs w:val="20"/>
                              </w:rPr>
                            </w:pPr>
                            <w:r>
                              <w:t xml:space="preserve">Figure </w:t>
                            </w:r>
                            <w:fldSimple w:instr=" SEQ Figure \* ARABIC ">
                              <w:r>
                                <w:rPr>
                                  <w:noProof/>
                                </w:rPr>
                                <w:t>5</w:t>
                              </w:r>
                            </w:fldSimple>
                            <w:r>
                              <w:t>: Profile of a Non-Deterministic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4080AA59" w:rsidR="00A205F5" w:rsidRPr="00AF2AE9" w:rsidRDefault="00A205F5" w:rsidP="00E93E19">
                      <w:pPr>
                        <w:pStyle w:val="Caption"/>
                        <w:rPr>
                          <w:noProof/>
                          <w:color w:val="auto"/>
                          <w:sz w:val="20"/>
                          <w:szCs w:val="20"/>
                        </w:rPr>
                      </w:pPr>
                      <w:r>
                        <w:t xml:space="preserve">Figure </w:t>
                      </w:r>
                      <w:fldSimple w:instr=" SEQ Figure \* ARABIC ">
                        <w:r>
                          <w:rPr>
                            <w:noProof/>
                          </w:rPr>
                          <w:t>5</w:t>
                        </w:r>
                      </w:fldSimple>
                      <w:r>
                        <w:t>: Profile of a Non-Deterministic Operation</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1F74020C"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w:t>
      </w:r>
      <w:del w:id="79" w:author="drmoore" w:date="2017-09-20T22:02:00Z">
        <w:r w:rsidR="003F4700" w:rsidDel="00084DB4">
          <w:delText>s</w:delText>
        </w:r>
      </w:del>
      <w:r w:rsidR="003F4700">
        <w:t xml:space="preserve">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47B305BB" w:rsidR="00A205F5" w:rsidRPr="00D32A71" w:rsidRDefault="00A205F5" w:rsidP="00FA5C34">
                            <w:pPr>
                              <w:pStyle w:val="Caption"/>
                              <w:rPr>
                                <w:rFonts w:ascii="Cambria" w:eastAsia="Calibri" w:hAnsi="Cambria"/>
                                <w:noProof/>
                                <w:sz w:val="20"/>
                                <w:szCs w:val="20"/>
                              </w:rPr>
                            </w:pPr>
                            <w:bookmarkStart w:id="80" w:name="_Ref492667638"/>
                            <w:r>
                              <w:t xml:space="preserve">Figure </w:t>
                            </w:r>
                            <w:fldSimple w:instr=" SEQ Figure \* ARABIC ">
                              <w:r>
                                <w:rPr>
                                  <w:noProof/>
                                </w:rPr>
                                <w:t>6</w:t>
                              </w:r>
                            </w:fldSimple>
                            <w:bookmarkEnd w:id="80"/>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47B305BB" w:rsidR="00A205F5" w:rsidRPr="00D32A71" w:rsidRDefault="00A205F5" w:rsidP="00FA5C34">
                      <w:pPr>
                        <w:pStyle w:val="Caption"/>
                        <w:rPr>
                          <w:rFonts w:ascii="Cambria" w:eastAsia="Calibri" w:hAnsi="Cambria"/>
                          <w:noProof/>
                          <w:sz w:val="20"/>
                          <w:szCs w:val="20"/>
                        </w:rPr>
                      </w:pPr>
                      <w:bookmarkStart w:id="81" w:name="_Ref492667638"/>
                      <w:r>
                        <w:t xml:space="preserve">Figure </w:t>
                      </w:r>
                      <w:fldSimple w:instr=" SEQ Figure \* ARABIC ">
                        <w:r>
                          <w:rPr>
                            <w:noProof/>
                          </w:rPr>
                          <w:t>6</w:t>
                        </w:r>
                      </w:fldSimple>
                      <w:bookmarkEnd w:id="81"/>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A681CC"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t>hosts a variety of peripherals</w:t>
      </w:r>
      <w:r w:rsidR="00566020">
        <w:t xml:space="preserve"> (labelled in red as DUT: Devices </w:t>
      </w:r>
      <w:proofErr w:type="gramStart"/>
      <w:r w:rsidR="00566020">
        <w:t>Under</w:t>
      </w:r>
      <w:proofErr w:type="gramEnd"/>
      <w:r w:rsidR="00566020">
        <w:t xml:space="preserve"> Test) that are</w:t>
      </w:r>
      <w:r>
        <w:t xml:space="preserve"> commonly implemented in embedded designs. The board provides access to Bluetooth, </w:t>
      </w:r>
      <w:proofErr w:type="gramStart"/>
      <w:r>
        <w:t>Wi-</w:t>
      </w:r>
      <w:proofErr w:type="gramEnd"/>
      <w:r>
        <w:t>Fi and a Si1143 proximity detector. PACER was evaluated on NAND and NOR FLASH memories, as well as a commercial EEPROM, temperature / humidity sensor and four independent Micro-SD cards.</w:t>
      </w:r>
    </w:p>
    <w:p w14:paraId="09286AED" w14:textId="0260A40B"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(480mbps)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lized at approximately 120mbps.</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2A9229AA"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extremely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55FFD29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rsidR="00062761">
        <w:t xml:space="preserve">allows </w:t>
      </w:r>
      <w:r w:rsidR="00482D07">
        <w:t>the host to switch the voltage domain of an individual peripheral to any one of three domains, or disconnect the device entirely (including the ground connection).</w:t>
      </w:r>
      <w:r w:rsidR="00604A61">
        <w:t xml:space="preserve"> Once the devices are characterized independently, then their individual contributions to the overall power supply current output can be deduced through superposition.</w:t>
      </w:r>
    </w:p>
    <w:p w14:paraId="6D1F19EC" w14:textId="46016B86" w:rsidR="002F1E6A" w:rsidRDefault="00482D07" w:rsidP="00604A61">
      <w:pPr>
        <w:pStyle w:val="BodyText"/>
      </w:pPr>
      <w:r>
        <w:t>The PPS-330D devices are connected to each peripheral, and when a peripheral is under test, the other devices are switched to an alternate voltage domain. Thus, each device is can be independently classified in-system without removing other devices that may contribute to the current measurements.</w:t>
      </w:r>
    </w:p>
    <w:p w14:paraId="5D3265BF" w14:textId="75686AE1" w:rsidR="00AD60A4" w:rsidRDefault="002317B0" w:rsidP="002317B0">
      <w:pPr>
        <w:pStyle w:val="Heading1"/>
      </w:pPr>
      <w:r>
        <w:t>Results</w:t>
      </w:r>
    </w:p>
    <w:p w14:paraId="717649B1" w14:textId="5048879B"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unnecessary and a simple 50-sample moving average provides enough noise cancellation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10775516" w:rsidR="00F9595B" w:rsidRDefault="00F9595B" w:rsidP="00F9595B">
            <w:pPr>
              <w:pStyle w:val="tablecopy"/>
              <w:rPr>
                <w:sz w:val="8"/>
                <w:szCs w:val="8"/>
              </w:rPr>
            </w:pPr>
            <w:r>
              <w:t>Write</w:t>
            </w:r>
          </w:p>
        </w:tc>
        <w:tc>
          <w:tcPr>
            <w:tcW w:w="720" w:type="dxa"/>
            <w:vAlign w:val="center"/>
          </w:tcPr>
          <w:p w14:paraId="50AD642B" w14:textId="0DE71283" w:rsidR="00F9595B" w:rsidRDefault="00F9595B" w:rsidP="00F9595B">
            <w:pPr>
              <w:pStyle w:val="tablecopy"/>
            </w:pPr>
            <w: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Default="00D16EB3" w:rsidP="00F9595B">
            <w:pPr>
              <w:pStyle w:val="tablecopy"/>
            </w:pPr>
            <w: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77777777" w:rsidR="00D16EB3" w:rsidRDefault="00D16EB3" w:rsidP="00A974BC">
            <w:pPr>
              <w:pStyle w:val="tablecopy"/>
              <w:rPr>
                <w:sz w:val="8"/>
                <w:szCs w:val="8"/>
              </w:rPr>
            </w:pPr>
            <w:r>
              <w:t>Write</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77777777" w:rsidR="00907AA2" w:rsidRDefault="003D4195" w:rsidP="003D4195">
      <w:pPr>
        <w:pStyle w:val="Caption"/>
      </w:pPr>
      <w:bookmarkStart w:id="82" w:name="_Ref489708042"/>
      <w:r>
        <w:t xml:space="preserve">Figure </w:t>
      </w:r>
      <w:fldSimple w:instr=" SEQ Figure \* ARABIC ">
        <w:r w:rsidR="00B22861">
          <w:rPr>
            <w:noProof/>
          </w:rPr>
          <w:t>7</w:t>
        </w:r>
      </w:fldSimple>
      <w:bookmarkEnd w:id="82"/>
      <w:r>
        <w:t>: EEPROM Write Cycle Using IODVS and PACER-T</w:t>
      </w:r>
    </w:p>
    <w:p w14:paraId="661B3785" w14:textId="506AE5ED" w:rsidR="003D4195" w:rsidRDefault="00737F25" w:rsidP="003D4195">
      <w:pPr>
        <w:pStyle w:val="BodyText"/>
      </w:pPr>
      <w:r>
        <w:t>It</w:t>
      </w:r>
      <w:r w:rsidR="003D4195">
        <w:t xml:space="preserve"> can be inferred from the current </w:t>
      </w:r>
      <w:r>
        <w:t>waveform that</w:t>
      </w:r>
      <w:r w:rsidR="003D4195">
        <w:t xml:space="preserve"> the EEPROM write operation complete</w:t>
      </w:r>
      <w:r>
        <w:t>d</w:t>
      </w:r>
      <w:r w:rsidR="003D4195">
        <w:t xml:space="preserve"> at approximately the 5ms mark of </w:t>
      </w:r>
      <w:r w:rsidR="003D4195">
        <w:fldChar w:fldCharType="begin"/>
      </w:r>
      <w:r w:rsidR="003D4195">
        <w:instrText xml:space="preserve"> REF _Ref489708042 \h </w:instrText>
      </w:r>
      <w:r w:rsidR="003D4195">
        <w:fldChar w:fldCharType="separate"/>
      </w:r>
      <w:r w:rsidR="00B22861">
        <w:t xml:space="preserve">Figure </w:t>
      </w:r>
      <w:r w:rsidR="00B22861">
        <w:rPr>
          <w:noProof/>
        </w:rPr>
        <w:t>7</w:t>
      </w:r>
      <w:r w:rsidR="003D4195">
        <w:fldChar w:fldCharType="end"/>
      </w:r>
      <w:r w:rsidR="003D4195">
        <w:t xml:space="preserve"> instead of the 6.5ms mark as is 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34C078E1" w:rsidR="00F52FAE" w:rsidRDefault="00F52FAE" w:rsidP="00F52FAE">
      <w:pPr>
        <w:pStyle w:val="Caption"/>
      </w:pPr>
      <w:r>
        <w:t xml:space="preserve">Figure </w:t>
      </w:r>
      <w:fldSimple w:instr=" SEQ Figure \* ARABIC ">
        <w:r w:rsidR="00B22861">
          <w:rPr>
            <w:noProof/>
          </w:rPr>
          <w:t>8</w:t>
        </w:r>
      </w:fldSimple>
      <w:r>
        <w:t>: NOR Serial Flash Write-Cycle using IODVS and PACER-T</w:t>
      </w:r>
    </w:p>
    <w:p w14:paraId="2C3DAAE8" w14:textId="0425DB9C"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B22861">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an impressive 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83" w:name="_Ref492823963"/>
      <w:r>
        <w:t xml:space="preserve">M25PX16 NOR Serial Flash </w:t>
      </w:r>
      <w:r w:rsidR="004E502F">
        <w:t>PACER Results</w:t>
      </w:r>
      <w:bookmarkEnd w:id="83"/>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3518D4BD" w:rsidR="00F52FAE" w:rsidRPr="00F52FAE" w:rsidRDefault="00F52FAE" w:rsidP="00F52FAE">
      <w:pPr>
        <w:pStyle w:val="Caption"/>
        <w:spacing w:after="140"/>
      </w:pPr>
      <w:r>
        <w:t xml:space="preserve">Figure </w:t>
      </w:r>
      <w:fldSimple w:instr=" SEQ Figure \* ARABIC ">
        <w:r w:rsidR="00B22861">
          <w:rPr>
            <w:noProof/>
          </w:rPr>
          <w:t>9</w:t>
        </w:r>
      </w:fldSimple>
      <w:r>
        <w:t>:</w:t>
      </w:r>
      <w:ins w:id="84" w:author="drmoore" w:date="2017-09-20T22:38:00Z">
        <w:r w:rsidR="00BE5E19">
          <w:t xml:space="preserve"> </w:t>
        </w:r>
      </w:ins>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68292159" w:rsidR="008D34FB" w:rsidRDefault="00F52FAE" w:rsidP="00F52FAE">
      <w:pPr>
        <w:pStyle w:val="Caption"/>
      </w:pPr>
      <w:bookmarkStart w:id="85" w:name="_Ref492838339"/>
      <w:r>
        <w:t xml:space="preserve">Figure </w:t>
      </w:r>
      <w:fldSimple w:instr=" SEQ Figure \* ARABIC ">
        <w:r w:rsidR="00B22861">
          <w:rPr>
            <w:noProof/>
          </w:rPr>
          <w:t>10</w:t>
        </w:r>
      </w:fldSimple>
      <w:bookmarkEnd w:id="85"/>
      <w:r>
        <w:t xml:space="preserve">: </w:t>
      </w:r>
      <w:r w:rsidRPr="00D154A3">
        <w:t>A Micro-SD Card Cache Miss and a Cache Hit</w:t>
      </w:r>
    </w:p>
    <w:p w14:paraId="603617A6" w14:textId="177D0CE4" w:rsidR="00A974BC" w:rsidRDefault="00041C55" w:rsidP="00041C55">
      <w:pPr>
        <w:pStyle w:val="Heading2"/>
      </w:pPr>
      <w:del w:id="86" w:author="drmoore" w:date="2017-09-20T22:39:00Z">
        <w:r w:rsidDel="00BE5E19">
          <w:delText xml:space="preserve">Various </w:delText>
        </w:r>
      </w:del>
      <w:ins w:id="87" w:author="drmoore" w:date="2017-09-20T22:39:00Z">
        <w:r w:rsidR="00BE5E19">
          <w:t>An assortment of</w:t>
        </w:r>
        <w:r w:rsidR="00BE5E19">
          <w:t xml:space="preserve"> </w:t>
        </w:r>
      </w:ins>
      <w:r>
        <w:t>Micro-SD Memory Cards</w:t>
      </w:r>
    </w:p>
    <w:p w14:paraId="19B5D15E" w14:textId="33643CB4"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B22861">
        <w:t xml:space="preserve">Figure </w:t>
      </w:r>
      <w:r w:rsidR="00B22861">
        <w:rPr>
          <w:noProof/>
        </w:rPr>
        <w:t>10</w:t>
      </w:r>
      <w:r w:rsidR="00E0502F">
        <w:fldChar w:fldCharType="end"/>
      </w:r>
      <w:r w:rsidR="00E0502F">
        <w:t xml:space="preserve"> </w:t>
      </w:r>
      <w:r w:rsidR="009863A8">
        <w:t xml:space="preserve">shows the </w:t>
      </w:r>
      <w:ins w:id="88" w:author="drmoore" w:date="2017-09-20T22:40:00Z">
        <w:r w:rsidR="00BE5E19">
          <w:t xml:space="preserve">massive </w:t>
        </w:r>
      </w:ins>
      <w:r w:rsidR="009863A8">
        <w:t>power and latency difference betwee</w:t>
      </w:r>
      <w:r w:rsidR="00D513A5">
        <w:t>n a cache miss and a cache hit.</w:t>
      </w:r>
    </w:p>
    <w:p w14:paraId="05D515B5" w14:textId="52FACD0A" w:rsidR="00F52FAE" w:rsidRDefault="00E0502F" w:rsidP="00F52FAE">
      <w:pPr>
        <w:pStyle w:val="BodyText"/>
      </w:pPr>
      <w:r>
        <w:fldChar w:fldCharType="begin"/>
      </w:r>
      <w:r>
        <w:instrText xml:space="preserve"> REF _Ref492838339 \h </w:instrText>
      </w:r>
      <w:r>
        <w:fldChar w:fldCharType="separate"/>
      </w:r>
      <w:r w:rsidR="00B22861">
        <w:t xml:space="preserve">Figure </w:t>
      </w:r>
      <w:r w:rsidR="00B22861">
        <w:rPr>
          <w:noProof/>
        </w:rPr>
        <w:t>10</w:t>
      </w:r>
      <w:r>
        <w:fldChar w:fldCharType="end"/>
      </w:r>
      <w:r>
        <w:t xml:space="preserve"> </w:t>
      </w:r>
      <w:r w:rsidR="00F52FAE">
        <w:t>helps to describe the performance differences shown in</w:t>
      </w:r>
      <w:ins w:id="89" w:author="drmoore" w:date="2017-09-20T21:52:00Z">
        <w:r w:rsidR="00B22861">
          <w:t xml:space="preserve"> </w:t>
        </w:r>
        <w:r w:rsidR="00B22861">
          <w:fldChar w:fldCharType="begin"/>
        </w:r>
        <w:r w:rsidR="00B22861">
          <w:instrText xml:space="preserve"> REF _Ref493707696 \n \h </w:instrText>
        </w:r>
      </w:ins>
      <w:r w:rsidR="00B22861">
        <w:fldChar w:fldCharType="separate"/>
      </w:r>
      <w:ins w:id="90" w:author="drmoore" w:date="2017-09-20T21:52:00Z">
        <w:r w:rsidR="00B22861">
          <w:t xml:space="preserve">TABLE IV. </w:t>
        </w:r>
        <w:r w:rsidR="00B22861">
          <w:fldChar w:fldCharType="end"/>
        </w:r>
      </w:ins>
      <w:del w:id="91" w:author="drmoore" w:date="2017-09-20T21:52:00Z">
        <w:r w:rsidR="00F52FAE" w:rsidDel="00B22861">
          <w:delText xml:space="preserve"> </w:delText>
        </w:r>
        <w:r w:rsidR="00F52FAE" w:rsidDel="00B22861">
          <w:fldChar w:fldCharType="begin"/>
        </w:r>
        <w:r w:rsidR="00F52FAE" w:rsidDel="00B22861">
          <w:delInstrText xml:space="preserve"> REF _Ref492726027 \n \h </w:delInstrText>
        </w:r>
        <w:r w:rsidR="00F52FAE" w:rsidDel="00B22861">
          <w:fldChar w:fldCharType="separate"/>
        </w:r>
      </w:del>
      <w:del w:id="92" w:author="drmoore" w:date="2017-09-20T21:51:00Z">
        <w:r w:rsidDel="00B22861">
          <w:delText xml:space="preserve">TABLE VI. </w:delText>
        </w:r>
      </w:del>
      <w:del w:id="93" w:author="drmoore" w:date="2017-09-20T21:52:00Z">
        <w:r w:rsidR="00F52FAE" w:rsidDel="00B22861">
          <w:fldChar w:fldCharType="end"/>
        </w:r>
      </w:del>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 and the Kingston card does not benefit much because of it exhibits a 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BE5E19">
      <w:pPr>
        <w:pStyle w:val="BodyText"/>
        <w:keepNext/>
        <w:ind w:firstLine="0"/>
        <w:pPrChange w:id="94" w:author="drmoore" w:date="2017-09-20T22:41:00Z">
          <w:pPr>
            <w:pStyle w:val="BodyText"/>
            <w:keepNext/>
          </w:pPr>
        </w:pPrChange>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788A7457" w:rsidR="00F52FAE" w:rsidRDefault="00F52FAE" w:rsidP="00E0502F">
      <w:pPr>
        <w:pStyle w:val="Caption"/>
        <w:spacing w:after="0"/>
      </w:pPr>
      <w:r>
        <w:t xml:space="preserve">Figure </w:t>
      </w:r>
      <w:fldSimple w:instr=" SEQ Figure \* ARABIC ">
        <w:r w:rsidR="00B22861">
          <w:rPr>
            <w:noProof/>
          </w:rPr>
          <w:t>11</w:t>
        </w:r>
      </w:fldSimple>
      <w:r>
        <w:t xml:space="preserve">: </w:t>
      </w:r>
      <w:r w:rsidRPr="00796667">
        <w:t>Timing Performance among Tested SD-Cards</w:t>
      </w:r>
    </w:p>
    <w:p w14:paraId="16361359" w14:textId="77777777" w:rsidR="00A974BC" w:rsidRDefault="009863A8" w:rsidP="00483C73">
      <w:pPr>
        <w:pStyle w:val="tablehead"/>
      </w:pPr>
      <w:bookmarkStart w:id="95" w:name="_Ref493707696"/>
      <w:r>
        <w:t xml:space="preserve">Micro-SD Card </w:t>
      </w:r>
      <w:r w:rsidR="00A974BC">
        <w:t>PACER Results</w:t>
      </w:r>
      <w:bookmarkEnd w:id="95"/>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534C3B19" w:rsidR="007C5EE7" w:rsidRDefault="007C5EE7" w:rsidP="007C5EE7">
      <w:pPr>
        <w:pStyle w:val="BodyText"/>
      </w:pPr>
      <w:r>
        <w:t xml:space="preserve">The </w:t>
      </w:r>
      <w:r w:rsidR="00F11E7C">
        <w:t xml:space="preserve">Honeywell HIH-6130 communicates via the I2C bus. The host requests the sensor to take a measurement and then waits </w:t>
      </w:r>
      <w:r w:rsidR="00D513A5">
        <w:t xml:space="preserve">the manufacturer 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B22861">
        <w:t xml:space="preserve">Figure </w:t>
      </w:r>
      <w:r w:rsidR="00B22861">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B22861">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96" w:name="_Ref492727868"/>
      <w:r>
        <w:t>Honeywell HIH-6130 PACER Results</w:t>
      </w:r>
      <w:bookmarkEnd w:id="96"/>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37110D1E" w:rsidR="008E36CD" w:rsidRDefault="008E36CD" w:rsidP="00E0502F">
      <w:pPr>
        <w:pStyle w:val="Caption"/>
        <w:spacing w:after="0"/>
      </w:pPr>
      <w:bookmarkStart w:id="97" w:name="_Ref492727932"/>
      <w:r>
        <w:t xml:space="preserve">Figure </w:t>
      </w:r>
      <w:fldSimple w:instr=" SEQ Figure \* ARABIC ">
        <w:r w:rsidR="00B22861">
          <w:rPr>
            <w:noProof/>
          </w:rPr>
          <w:t>12</w:t>
        </w:r>
      </w:fldSimple>
      <w:bookmarkEnd w:id="97"/>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bookmarkStart w:id="98" w:name="_GoBack"/>
      <w:bookmarkEnd w:id="98"/>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B22861" w14:paraId="703FF1FE" w14:textId="77777777">
        <w:trPr>
          <w:divId w:val="1840271708"/>
          <w:tblCellSpacing w:w="15" w:type="dxa"/>
          <w:ins w:id="99" w:author="drmoore" w:date="2017-09-20T21:51:00Z"/>
        </w:trPr>
        <w:tc>
          <w:tcPr>
            <w:tcW w:w="50" w:type="pct"/>
            <w:hideMark/>
          </w:tcPr>
          <w:p w14:paraId="573D5DDA" w14:textId="77777777" w:rsidR="00B22861" w:rsidRDefault="00B22861">
            <w:pPr>
              <w:pStyle w:val="Bibliography"/>
              <w:rPr>
                <w:ins w:id="100" w:author="drmoore" w:date="2017-09-20T21:51:00Z"/>
                <w:noProof/>
                <w:sz w:val="24"/>
                <w:szCs w:val="24"/>
              </w:rPr>
            </w:pPr>
            <w:ins w:id="101" w:author="drmoore" w:date="2017-09-20T21:51:00Z">
              <w:r>
                <w:rPr>
                  <w:noProof/>
                </w:rPr>
                <w:t xml:space="preserve">[1] </w:t>
              </w:r>
            </w:ins>
          </w:p>
        </w:tc>
        <w:tc>
          <w:tcPr>
            <w:tcW w:w="0" w:type="auto"/>
            <w:hideMark/>
          </w:tcPr>
          <w:p w14:paraId="6846693B" w14:textId="77777777" w:rsidR="00B22861" w:rsidRDefault="00B22861">
            <w:pPr>
              <w:pStyle w:val="Bibliography"/>
              <w:rPr>
                <w:ins w:id="102" w:author="drmoore" w:date="2017-09-20T21:51:00Z"/>
                <w:noProof/>
              </w:rPr>
            </w:pPr>
            <w:ins w:id="103" w:author="drmoore" w:date="2017-09-20T21:51:00Z">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ins>
          </w:p>
        </w:tc>
      </w:tr>
      <w:tr w:rsidR="00B22861" w14:paraId="0ED105FF" w14:textId="77777777">
        <w:trPr>
          <w:divId w:val="1840271708"/>
          <w:tblCellSpacing w:w="15" w:type="dxa"/>
          <w:ins w:id="104" w:author="drmoore" w:date="2017-09-20T21:51:00Z"/>
        </w:trPr>
        <w:tc>
          <w:tcPr>
            <w:tcW w:w="50" w:type="pct"/>
            <w:hideMark/>
          </w:tcPr>
          <w:p w14:paraId="60339D40" w14:textId="77777777" w:rsidR="00B22861" w:rsidRDefault="00B22861">
            <w:pPr>
              <w:pStyle w:val="Bibliography"/>
              <w:rPr>
                <w:ins w:id="105" w:author="drmoore" w:date="2017-09-20T21:51:00Z"/>
                <w:noProof/>
              </w:rPr>
            </w:pPr>
            <w:ins w:id="106" w:author="drmoore" w:date="2017-09-20T21:51:00Z">
              <w:r>
                <w:rPr>
                  <w:noProof/>
                </w:rPr>
                <w:t xml:space="preserve">[2] </w:t>
              </w:r>
            </w:ins>
          </w:p>
        </w:tc>
        <w:tc>
          <w:tcPr>
            <w:tcW w:w="0" w:type="auto"/>
            <w:hideMark/>
          </w:tcPr>
          <w:p w14:paraId="37248362" w14:textId="77777777" w:rsidR="00B22861" w:rsidRDefault="00B22861">
            <w:pPr>
              <w:pStyle w:val="Bibliography"/>
              <w:rPr>
                <w:ins w:id="107" w:author="drmoore" w:date="2017-09-20T21:51:00Z"/>
                <w:noProof/>
              </w:rPr>
            </w:pPr>
            <w:ins w:id="108" w:author="drmoore" w:date="2017-09-20T21:51:00Z">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ins>
          </w:p>
        </w:tc>
      </w:tr>
      <w:tr w:rsidR="00B22861" w14:paraId="7E838E3A" w14:textId="77777777">
        <w:trPr>
          <w:divId w:val="1840271708"/>
          <w:tblCellSpacing w:w="15" w:type="dxa"/>
          <w:ins w:id="109" w:author="drmoore" w:date="2017-09-20T21:51:00Z"/>
        </w:trPr>
        <w:tc>
          <w:tcPr>
            <w:tcW w:w="50" w:type="pct"/>
            <w:hideMark/>
          </w:tcPr>
          <w:p w14:paraId="03DFAE61" w14:textId="77777777" w:rsidR="00B22861" w:rsidRDefault="00B22861">
            <w:pPr>
              <w:pStyle w:val="Bibliography"/>
              <w:rPr>
                <w:ins w:id="110" w:author="drmoore" w:date="2017-09-20T21:51:00Z"/>
                <w:noProof/>
              </w:rPr>
            </w:pPr>
            <w:ins w:id="111" w:author="drmoore" w:date="2017-09-20T21:51:00Z">
              <w:r>
                <w:rPr>
                  <w:noProof/>
                </w:rPr>
                <w:t xml:space="preserve">[3] </w:t>
              </w:r>
            </w:ins>
          </w:p>
        </w:tc>
        <w:tc>
          <w:tcPr>
            <w:tcW w:w="0" w:type="auto"/>
            <w:hideMark/>
          </w:tcPr>
          <w:p w14:paraId="37316F31" w14:textId="77777777" w:rsidR="00B22861" w:rsidRDefault="00B22861">
            <w:pPr>
              <w:pStyle w:val="Bibliography"/>
              <w:rPr>
                <w:ins w:id="112" w:author="drmoore" w:date="2017-09-20T21:51:00Z"/>
                <w:noProof/>
              </w:rPr>
            </w:pPr>
            <w:ins w:id="113" w:author="drmoore" w:date="2017-09-20T21:51:00Z">
              <w:r>
                <w:rPr>
                  <w:noProof/>
                </w:rPr>
                <w:t xml:space="preserve">W. Dargie, "Dynamic Power Management in Wireless Sensor Networks: State-of-the-Art," </w:t>
              </w:r>
              <w:r>
                <w:rPr>
                  <w:i/>
                  <w:iCs/>
                  <w:noProof/>
                </w:rPr>
                <w:t xml:space="preserve">IEEE Sensors Journal, </w:t>
              </w:r>
              <w:r>
                <w:rPr>
                  <w:noProof/>
                </w:rPr>
                <w:t xml:space="preserve">vol. 12, no. 5, pp. 1518 - 1528, 2012. </w:t>
              </w:r>
            </w:ins>
          </w:p>
        </w:tc>
      </w:tr>
      <w:tr w:rsidR="00B22861" w14:paraId="37B8CC80" w14:textId="77777777">
        <w:trPr>
          <w:divId w:val="1840271708"/>
          <w:tblCellSpacing w:w="15" w:type="dxa"/>
          <w:ins w:id="114" w:author="drmoore" w:date="2017-09-20T21:51:00Z"/>
        </w:trPr>
        <w:tc>
          <w:tcPr>
            <w:tcW w:w="50" w:type="pct"/>
            <w:hideMark/>
          </w:tcPr>
          <w:p w14:paraId="17F448B3" w14:textId="77777777" w:rsidR="00B22861" w:rsidRDefault="00B22861">
            <w:pPr>
              <w:pStyle w:val="Bibliography"/>
              <w:rPr>
                <w:ins w:id="115" w:author="drmoore" w:date="2017-09-20T21:51:00Z"/>
                <w:noProof/>
              </w:rPr>
            </w:pPr>
            <w:ins w:id="116" w:author="drmoore" w:date="2017-09-20T21:51:00Z">
              <w:r>
                <w:rPr>
                  <w:noProof/>
                </w:rPr>
                <w:t xml:space="preserve">[4] </w:t>
              </w:r>
            </w:ins>
          </w:p>
        </w:tc>
        <w:tc>
          <w:tcPr>
            <w:tcW w:w="0" w:type="auto"/>
            <w:hideMark/>
          </w:tcPr>
          <w:p w14:paraId="1195B7CC" w14:textId="77777777" w:rsidR="00B22861" w:rsidRDefault="00B22861">
            <w:pPr>
              <w:pStyle w:val="Bibliography"/>
              <w:rPr>
                <w:ins w:id="117" w:author="drmoore" w:date="2017-09-20T21:51:00Z"/>
                <w:noProof/>
              </w:rPr>
            </w:pPr>
            <w:ins w:id="118" w:author="drmoore" w:date="2017-09-20T21:51:00Z">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ins>
          </w:p>
        </w:tc>
      </w:tr>
      <w:tr w:rsidR="00B22861" w14:paraId="1345FEC6" w14:textId="77777777">
        <w:trPr>
          <w:divId w:val="1840271708"/>
          <w:tblCellSpacing w:w="15" w:type="dxa"/>
          <w:ins w:id="119" w:author="drmoore" w:date="2017-09-20T21:51:00Z"/>
        </w:trPr>
        <w:tc>
          <w:tcPr>
            <w:tcW w:w="50" w:type="pct"/>
            <w:hideMark/>
          </w:tcPr>
          <w:p w14:paraId="478A179A" w14:textId="77777777" w:rsidR="00B22861" w:rsidRDefault="00B22861">
            <w:pPr>
              <w:pStyle w:val="Bibliography"/>
              <w:rPr>
                <w:ins w:id="120" w:author="drmoore" w:date="2017-09-20T21:51:00Z"/>
                <w:noProof/>
              </w:rPr>
            </w:pPr>
            <w:ins w:id="121" w:author="drmoore" w:date="2017-09-20T21:51:00Z">
              <w:r>
                <w:rPr>
                  <w:noProof/>
                </w:rPr>
                <w:t xml:space="preserve">[5] </w:t>
              </w:r>
            </w:ins>
          </w:p>
        </w:tc>
        <w:tc>
          <w:tcPr>
            <w:tcW w:w="0" w:type="auto"/>
            <w:hideMark/>
          </w:tcPr>
          <w:p w14:paraId="17B84544" w14:textId="77777777" w:rsidR="00B22861" w:rsidRDefault="00B22861">
            <w:pPr>
              <w:pStyle w:val="Bibliography"/>
              <w:rPr>
                <w:ins w:id="122" w:author="drmoore" w:date="2017-09-20T21:51:00Z"/>
                <w:noProof/>
              </w:rPr>
            </w:pPr>
            <w:ins w:id="123" w:author="drmoore" w:date="2017-09-20T21:51:00Z">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ins>
          </w:p>
        </w:tc>
      </w:tr>
      <w:tr w:rsidR="00B22861" w14:paraId="41290F87" w14:textId="77777777">
        <w:trPr>
          <w:divId w:val="1840271708"/>
          <w:tblCellSpacing w:w="15" w:type="dxa"/>
          <w:ins w:id="124" w:author="drmoore" w:date="2017-09-20T21:51:00Z"/>
        </w:trPr>
        <w:tc>
          <w:tcPr>
            <w:tcW w:w="50" w:type="pct"/>
            <w:hideMark/>
          </w:tcPr>
          <w:p w14:paraId="7F4BA6D3" w14:textId="77777777" w:rsidR="00B22861" w:rsidRDefault="00B22861">
            <w:pPr>
              <w:pStyle w:val="Bibliography"/>
              <w:rPr>
                <w:ins w:id="125" w:author="drmoore" w:date="2017-09-20T21:51:00Z"/>
                <w:noProof/>
              </w:rPr>
            </w:pPr>
            <w:ins w:id="126" w:author="drmoore" w:date="2017-09-20T21:51:00Z">
              <w:r>
                <w:rPr>
                  <w:noProof/>
                </w:rPr>
                <w:t xml:space="preserve">[6] </w:t>
              </w:r>
            </w:ins>
          </w:p>
        </w:tc>
        <w:tc>
          <w:tcPr>
            <w:tcW w:w="0" w:type="auto"/>
            <w:hideMark/>
          </w:tcPr>
          <w:p w14:paraId="144BF600" w14:textId="77777777" w:rsidR="00B22861" w:rsidRDefault="00B22861">
            <w:pPr>
              <w:pStyle w:val="Bibliography"/>
              <w:rPr>
                <w:ins w:id="127" w:author="drmoore" w:date="2017-09-20T21:51:00Z"/>
                <w:noProof/>
              </w:rPr>
            </w:pPr>
            <w:ins w:id="128" w:author="drmoore" w:date="2017-09-20T21:51:00Z">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ins>
          </w:p>
        </w:tc>
      </w:tr>
      <w:tr w:rsidR="00B22861" w14:paraId="7B6FBDB5" w14:textId="77777777">
        <w:trPr>
          <w:divId w:val="1840271708"/>
          <w:tblCellSpacing w:w="15" w:type="dxa"/>
          <w:ins w:id="129" w:author="drmoore" w:date="2017-09-20T21:51:00Z"/>
        </w:trPr>
        <w:tc>
          <w:tcPr>
            <w:tcW w:w="50" w:type="pct"/>
            <w:hideMark/>
          </w:tcPr>
          <w:p w14:paraId="5F458A5A" w14:textId="77777777" w:rsidR="00B22861" w:rsidRDefault="00B22861">
            <w:pPr>
              <w:pStyle w:val="Bibliography"/>
              <w:rPr>
                <w:ins w:id="130" w:author="drmoore" w:date="2017-09-20T21:51:00Z"/>
                <w:noProof/>
              </w:rPr>
            </w:pPr>
            <w:ins w:id="131" w:author="drmoore" w:date="2017-09-20T21:51:00Z">
              <w:r>
                <w:rPr>
                  <w:noProof/>
                </w:rPr>
                <w:t xml:space="preserve">[7] </w:t>
              </w:r>
            </w:ins>
          </w:p>
        </w:tc>
        <w:tc>
          <w:tcPr>
            <w:tcW w:w="0" w:type="auto"/>
            <w:hideMark/>
          </w:tcPr>
          <w:p w14:paraId="09D99682" w14:textId="77777777" w:rsidR="00B22861" w:rsidRDefault="00B22861">
            <w:pPr>
              <w:pStyle w:val="Bibliography"/>
              <w:rPr>
                <w:ins w:id="132" w:author="drmoore" w:date="2017-09-20T21:51:00Z"/>
                <w:noProof/>
              </w:rPr>
            </w:pPr>
            <w:ins w:id="133" w:author="drmoore" w:date="2017-09-20T21:51:00Z">
              <w:r>
                <w:rPr>
                  <w:noProof/>
                </w:rPr>
                <w:t xml:space="preserve">D. S. S. Etter, "Adaptive Estimatation of Time Delays in Sampled Data Systems," in </w:t>
              </w:r>
              <w:r>
                <w:rPr>
                  <w:i/>
                  <w:iCs/>
                  <w:noProof/>
                </w:rPr>
                <w:t>IEEE Transactions on Acoustics Speech and Signal Processing</w:t>
              </w:r>
              <w:r>
                <w:rPr>
                  <w:noProof/>
                </w:rPr>
                <w:t xml:space="preserve">, 1981. </w:t>
              </w:r>
            </w:ins>
          </w:p>
        </w:tc>
      </w:tr>
      <w:tr w:rsidR="00B22861" w14:paraId="33523904" w14:textId="77777777">
        <w:trPr>
          <w:divId w:val="1840271708"/>
          <w:tblCellSpacing w:w="15" w:type="dxa"/>
          <w:ins w:id="134" w:author="drmoore" w:date="2017-09-20T21:51:00Z"/>
        </w:trPr>
        <w:tc>
          <w:tcPr>
            <w:tcW w:w="50" w:type="pct"/>
            <w:hideMark/>
          </w:tcPr>
          <w:p w14:paraId="08CDC9B6" w14:textId="77777777" w:rsidR="00B22861" w:rsidRDefault="00B22861">
            <w:pPr>
              <w:pStyle w:val="Bibliography"/>
              <w:rPr>
                <w:ins w:id="135" w:author="drmoore" w:date="2017-09-20T21:51:00Z"/>
                <w:noProof/>
              </w:rPr>
            </w:pPr>
            <w:ins w:id="136" w:author="drmoore" w:date="2017-09-20T21:51:00Z">
              <w:r>
                <w:rPr>
                  <w:noProof/>
                </w:rPr>
                <w:t xml:space="preserve">[8] </w:t>
              </w:r>
            </w:ins>
          </w:p>
        </w:tc>
        <w:tc>
          <w:tcPr>
            <w:tcW w:w="0" w:type="auto"/>
            <w:hideMark/>
          </w:tcPr>
          <w:p w14:paraId="59BFEF75" w14:textId="77777777" w:rsidR="00B22861" w:rsidRDefault="00B22861">
            <w:pPr>
              <w:pStyle w:val="Bibliography"/>
              <w:rPr>
                <w:ins w:id="137" w:author="drmoore" w:date="2017-09-20T21:51:00Z"/>
                <w:noProof/>
              </w:rPr>
            </w:pPr>
            <w:ins w:id="138" w:author="drmoore" w:date="2017-09-20T21:51:00Z">
              <w:r>
                <w:rPr>
                  <w:noProof/>
                </w:rPr>
                <w:t xml:space="preserve">S. G. P. A. Z. E. Tarasov V, "Efficient I/O Scheduling with Accurately Estimated Disk Drive Latencies," in </w:t>
              </w:r>
              <w:r>
                <w:rPr>
                  <w:i/>
                  <w:iCs/>
                  <w:noProof/>
                </w:rPr>
                <w:t>The Proceedings of OSPERT 2012</w:t>
              </w:r>
              <w:r>
                <w:rPr>
                  <w:noProof/>
                </w:rPr>
                <w:t xml:space="preserve">, 2012. </w:t>
              </w:r>
            </w:ins>
          </w:p>
        </w:tc>
      </w:tr>
      <w:tr w:rsidR="00B22861" w14:paraId="49986067" w14:textId="77777777">
        <w:trPr>
          <w:divId w:val="1840271708"/>
          <w:tblCellSpacing w:w="15" w:type="dxa"/>
          <w:ins w:id="139" w:author="drmoore" w:date="2017-09-20T21:51:00Z"/>
        </w:trPr>
        <w:tc>
          <w:tcPr>
            <w:tcW w:w="50" w:type="pct"/>
            <w:hideMark/>
          </w:tcPr>
          <w:p w14:paraId="74621C4D" w14:textId="77777777" w:rsidR="00B22861" w:rsidRDefault="00B22861">
            <w:pPr>
              <w:pStyle w:val="Bibliography"/>
              <w:rPr>
                <w:ins w:id="140" w:author="drmoore" w:date="2017-09-20T21:51:00Z"/>
                <w:noProof/>
              </w:rPr>
            </w:pPr>
            <w:ins w:id="141" w:author="drmoore" w:date="2017-09-20T21:51:00Z">
              <w:r>
                <w:rPr>
                  <w:noProof/>
                </w:rPr>
                <w:t xml:space="preserve">[9] </w:t>
              </w:r>
            </w:ins>
          </w:p>
        </w:tc>
        <w:tc>
          <w:tcPr>
            <w:tcW w:w="0" w:type="auto"/>
            <w:hideMark/>
          </w:tcPr>
          <w:p w14:paraId="72E4AB9B" w14:textId="77777777" w:rsidR="00B22861" w:rsidRDefault="00B22861">
            <w:pPr>
              <w:pStyle w:val="Bibliography"/>
              <w:rPr>
                <w:ins w:id="142" w:author="drmoore" w:date="2017-09-20T21:51:00Z"/>
                <w:noProof/>
              </w:rPr>
            </w:pPr>
            <w:ins w:id="143" w:author="drmoore" w:date="2017-09-20T21:51:00Z">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ins>
          </w:p>
        </w:tc>
      </w:tr>
      <w:tr w:rsidR="00B22861" w14:paraId="54C18FDA" w14:textId="77777777">
        <w:trPr>
          <w:divId w:val="1840271708"/>
          <w:tblCellSpacing w:w="15" w:type="dxa"/>
          <w:ins w:id="144" w:author="drmoore" w:date="2017-09-20T21:51:00Z"/>
        </w:trPr>
        <w:tc>
          <w:tcPr>
            <w:tcW w:w="50" w:type="pct"/>
            <w:hideMark/>
          </w:tcPr>
          <w:p w14:paraId="75B73C70" w14:textId="77777777" w:rsidR="00B22861" w:rsidRDefault="00B22861">
            <w:pPr>
              <w:pStyle w:val="Bibliography"/>
              <w:rPr>
                <w:ins w:id="145" w:author="drmoore" w:date="2017-09-20T21:51:00Z"/>
                <w:noProof/>
              </w:rPr>
            </w:pPr>
            <w:ins w:id="146" w:author="drmoore" w:date="2017-09-20T21:51:00Z">
              <w:r>
                <w:rPr>
                  <w:noProof/>
                </w:rPr>
                <w:t xml:space="preserve">[10] </w:t>
              </w:r>
            </w:ins>
          </w:p>
        </w:tc>
        <w:tc>
          <w:tcPr>
            <w:tcW w:w="0" w:type="auto"/>
            <w:hideMark/>
          </w:tcPr>
          <w:p w14:paraId="1196798B" w14:textId="77777777" w:rsidR="00B22861" w:rsidRDefault="00B22861">
            <w:pPr>
              <w:pStyle w:val="Bibliography"/>
              <w:rPr>
                <w:ins w:id="147" w:author="drmoore" w:date="2017-09-20T21:51:00Z"/>
                <w:noProof/>
              </w:rPr>
            </w:pPr>
            <w:ins w:id="148" w:author="drmoore" w:date="2017-09-20T21:51:00Z">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ins>
          </w:p>
        </w:tc>
      </w:tr>
      <w:tr w:rsidR="00B22861" w14:paraId="13F12790" w14:textId="77777777">
        <w:trPr>
          <w:divId w:val="1840271708"/>
          <w:tblCellSpacing w:w="15" w:type="dxa"/>
          <w:ins w:id="149" w:author="drmoore" w:date="2017-09-20T21:51:00Z"/>
        </w:trPr>
        <w:tc>
          <w:tcPr>
            <w:tcW w:w="50" w:type="pct"/>
            <w:hideMark/>
          </w:tcPr>
          <w:p w14:paraId="20B88D8A" w14:textId="77777777" w:rsidR="00B22861" w:rsidRDefault="00B22861">
            <w:pPr>
              <w:pStyle w:val="Bibliography"/>
              <w:rPr>
                <w:ins w:id="150" w:author="drmoore" w:date="2017-09-20T21:51:00Z"/>
                <w:noProof/>
              </w:rPr>
            </w:pPr>
            <w:ins w:id="151" w:author="drmoore" w:date="2017-09-20T21:51:00Z">
              <w:r>
                <w:rPr>
                  <w:noProof/>
                </w:rPr>
                <w:t xml:space="preserve">[11] </w:t>
              </w:r>
            </w:ins>
          </w:p>
        </w:tc>
        <w:tc>
          <w:tcPr>
            <w:tcW w:w="0" w:type="auto"/>
            <w:hideMark/>
          </w:tcPr>
          <w:p w14:paraId="631ABDD3" w14:textId="77777777" w:rsidR="00B22861" w:rsidRDefault="00B22861">
            <w:pPr>
              <w:pStyle w:val="Bibliography"/>
              <w:rPr>
                <w:ins w:id="152" w:author="drmoore" w:date="2017-09-20T21:51:00Z"/>
                <w:noProof/>
              </w:rPr>
            </w:pPr>
            <w:ins w:id="153" w:author="drmoore" w:date="2017-09-20T21:51:00Z">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ins>
          </w:p>
        </w:tc>
      </w:tr>
    </w:tbl>
    <w:p w14:paraId="24D6B75B" w14:textId="77777777" w:rsidR="00B22861" w:rsidDel="00B22861" w:rsidRDefault="00B22861" w:rsidP="009433CC">
      <w:pPr>
        <w:pStyle w:val="BodyText"/>
        <w:ind w:firstLine="0"/>
        <w:rPr>
          <w:del w:id="154" w:author="drmoore" w:date="2017-09-20T21:51:00Z"/>
          <w:noProof/>
          <w:spacing w:val="0"/>
        </w:rPr>
      </w:pPr>
    </w:p>
    <w:p w14:paraId="2C575042" w14:textId="77777777" w:rsidR="001A3D8D" w:rsidDel="00B22861" w:rsidRDefault="001A3D8D" w:rsidP="008E36CD">
      <w:pPr>
        <w:pStyle w:val="BodyText"/>
        <w:ind w:firstLine="0"/>
        <w:rPr>
          <w:del w:id="155" w:author="drmoore" w:date="2017-09-20T21:50:00Z"/>
          <w:noProof/>
          <w:spacing w:val="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1A3D8D" w:rsidDel="00B22861" w14:paraId="4293B11E" w14:textId="77777777">
        <w:trPr>
          <w:divId w:val="1439906318"/>
          <w:tblCellSpacing w:w="15" w:type="dxa"/>
          <w:del w:id="156" w:author="drmoore" w:date="2017-09-20T21:50:00Z"/>
        </w:trPr>
        <w:tc>
          <w:tcPr>
            <w:tcW w:w="50" w:type="pct"/>
            <w:hideMark/>
          </w:tcPr>
          <w:p w14:paraId="35E18181" w14:textId="77777777" w:rsidR="001A3D8D" w:rsidDel="00B22861" w:rsidRDefault="001A3D8D">
            <w:pPr>
              <w:pStyle w:val="Bibliography"/>
              <w:rPr>
                <w:del w:id="157" w:author="drmoore" w:date="2017-09-20T21:50:00Z"/>
                <w:noProof/>
                <w:sz w:val="24"/>
                <w:szCs w:val="24"/>
              </w:rPr>
            </w:pPr>
            <w:del w:id="158" w:author="drmoore" w:date="2017-09-20T21:50:00Z">
              <w:r w:rsidDel="00B22861">
                <w:rPr>
                  <w:noProof/>
                </w:rPr>
                <w:delText xml:space="preserve">[1] </w:delText>
              </w:r>
            </w:del>
          </w:p>
        </w:tc>
        <w:tc>
          <w:tcPr>
            <w:tcW w:w="0" w:type="auto"/>
            <w:hideMark/>
          </w:tcPr>
          <w:p w14:paraId="2731F513" w14:textId="77777777" w:rsidR="001A3D8D" w:rsidDel="00B22861" w:rsidRDefault="001A3D8D">
            <w:pPr>
              <w:pStyle w:val="Bibliography"/>
              <w:rPr>
                <w:del w:id="159" w:author="drmoore" w:date="2017-09-20T21:50:00Z"/>
                <w:noProof/>
              </w:rPr>
            </w:pPr>
            <w:del w:id="160" w:author="drmoore" w:date="2017-09-20T21:50:00Z">
              <w:r w:rsidDel="00B22861">
                <w:rPr>
                  <w:noProof/>
                </w:rPr>
                <w:delText xml:space="preserve">B. Brock and K. Rajamani, "Dynamic power management for embedded systems [SOC design]," in </w:delText>
              </w:r>
              <w:r w:rsidDel="00B22861">
                <w:rPr>
                  <w:i/>
                  <w:iCs/>
                  <w:noProof/>
                </w:rPr>
                <w:delText>SOC Conference, 2003. Proceedings. IEEE International [Systems-on-Chip]</w:delText>
              </w:r>
              <w:r w:rsidDel="00B22861">
                <w:rPr>
                  <w:noProof/>
                </w:rPr>
                <w:delText xml:space="preserve">, 2003. </w:delText>
              </w:r>
            </w:del>
          </w:p>
        </w:tc>
      </w:tr>
      <w:tr w:rsidR="001A3D8D" w:rsidDel="00B22861" w14:paraId="21A73737" w14:textId="77777777">
        <w:trPr>
          <w:divId w:val="1439906318"/>
          <w:tblCellSpacing w:w="15" w:type="dxa"/>
          <w:del w:id="161" w:author="drmoore" w:date="2017-09-20T21:50:00Z"/>
        </w:trPr>
        <w:tc>
          <w:tcPr>
            <w:tcW w:w="50" w:type="pct"/>
            <w:hideMark/>
          </w:tcPr>
          <w:p w14:paraId="36FEB639" w14:textId="77777777" w:rsidR="001A3D8D" w:rsidDel="00B22861" w:rsidRDefault="001A3D8D">
            <w:pPr>
              <w:pStyle w:val="Bibliography"/>
              <w:rPr>
                <w:del w:id="162" w:author="drmoore" w:date="2017-09-20T21:50:00Z"/>
                <w:noProof/>
              </w:rPr>
            </w:pPr>
            <w:del w:id="163" w:author="drmoore" w:date="2017-09-20T21:50:00Z">
              <w:r w:rsidDel="00B22861">
                <w:rPr>
                  <w:noProof/>
                </w:rPr>
                <w:delText xml:space="preserve">[2] </w:delText>
              </w:r>
            </w:del>
          </w:p>
        </w:tc>
        <w:tc>
          <w:tcPr>
            <w:tcW w:w="0" w:type="auto"/>
            <w:hideMark/>
          </w:tcPr>
          <w:p w14:paraId="64A178E1" w14:textId="77777777" w:rsidR="001A3D8D" w:rsidDel="00B22861" w:rsidRDefault="001A3D8D">
            <w:pPr>
              <w:pStyle w:val="Bibliography"/>
              <w:rPr>
                <w:del w:id="164" w:author="drmoore" w:date="2017-09-20T21:50:00Z"/>
                <w:noProof/>
              </w:rPr>
            </w:pPr>
            <w:del w:id="165" w:author="drmoore" w:date="2017-09-20T21:50:00Z">
              <w:r w:rsidDel="00B22861">
                <w:rPr>
                  <w:noProof/>
                </w:rPr>
                <w:delText xml:space="preserve">C. Kumar, M. Sindhwani and T. Srikanthan, "Profile-based technique for Dynamic Power Management in embedded systems," in </w:delText>
              </w:r>
              <w:r w:rsidDel="00B22861">
                <w:rPr>
                  <w:i/>
                  <w:iCs/>
                  <w:noProof/>
                </w:rPr>
                <w:delText>Electronic Design, 2008. ICED 2008. International Conference on</w:delText>
              </w:r>
              <w:r w:rsidDel="00B22861">
                <w:rPr>
                  <w:noProof/>
                </w:rPr>
                <w:delText xml:space="preserve">, 2008. </w:delText>
              </w:r>
            </w:del>
          </w:p>
        </w:tc>
      </w:tr>
      <w:tr w:rsidR="001A3D8D" w:rsidDel="00B22861" w14:paraId="2429B065" w14:textId="77777777">
        <w:trPr>
          <w:divId w:val="1439906318"/>
          <w:tblCellSpacing w:w="15" w:type="dxa"/>
          <w:del w:id="166" w:author="drmoore" w:date="2017-09-20T21:50:00Z"/>
        </w:trPr>
        <w:tc>
          <w:tcPr>
            <w:tcW w:w="50" w:type="pct"/>
            <w:hideMark/>
          </w:tcPr>
          <w:p w14:paraId="26FE0CE7" w14:textId="77777777" w:rsidR="001A3D8D" w:rsidDel="00B22861" w:rsidRDefault="001A3D8D">
            <w:pPr>
              <w:pStyle w:val="Bibliography"/>
              <w:rPr>
                <w:del w:id="167" w:author="drmoore" w:date="2017-09-20T21:50:00Z"/>
                <w:noProof/>
              </w:rPr>
            </w:pPr>
            <w:del w:id="168" w:author="drmoore" w:date="2017-09-20T21:50:00Z">
              <w:r w:rsidDel="00B22861">
                <w:rPr>
                  <w:noProof/>
                </w:rPr>
                <w:delText xml:space="preserve">[3] </w:delText>
              </w:r>
            </w:del>
          </w:p>
        </w:tc>
        <w:tc>
          <w:tcPr>
            <w:tcW w:w="0" w:type="auto"/>
            <w:hideMark/>
          </w:tcPr>
          <w:p w14:paraId="7B41BE2D" w14:textId="77777777" w:rsidR="001A3D8D" w:rsidDel="00B22861" w:rsidRDefault="001A3D8D">
            <w:pPr>
              <w:pStyle w:val="Bibliography"/>
              <w:rPr>
                <w:del w:id="169" w:author="drmoore" w:date="2017-09-20T21:50:00Z"/>
                <w:noProof/>
              </w:rPr>
            </w:pPr>
            <w:del w:id="170" w:author="drmoore" w:date="2017-09-20T21:50:00Z">
              <w:r w:rsidDel="00B22861">
                <w:rPr>
                  <w:noProof/>
                </w:rPr>
                <w:delText xml:space="preserve">W. Dargie, "Dynamic Power Management in Wireless Sensor Networks: State-of-the-Art," </w:delText>
              </w:r>
              <w:r w:rsidDel="00B22861">
                <w:rPr>
                  <w:i/>
                  <w:iCs/>
                  <w:noProof/>
                </w:rPr>
                <w:delText xml:space="preserve">IEEE Sensors Journal, </w:delText>
              </w:r>
              <w:r w:rsidDel="00B22861">
                <w:rPr>
                  <w:noProof/>
                </w:rPr>
                <w:delText xml:space="preserve">vol. 12, no. 5, pp. 1518 - 1528, 2012. </w:delText>
              </w:r>
            </w:del>
          </w:p>
        </w:tc>
      </w:tr>
      <w:tr w:rsidR="001A3D8D" w:rsidDel="00B22861" w14:paraId="2E1FC7BE" w14:textId="77777777">
        <w:trPr>
          <w:divId w:val="1439906318"/>
          <w:tblCellSpacing w:w="15" w:type="dxa"/>
          <w:del w:id="171" w:author="drmoore" w:date="2017-09-20T21:50:00Z"/>
        </w:trPr>
        <w:tc>
          <w:tcPr>
            <w:tcW w:w="50" w:type="pct"/>
            <w:hideMark/>
          </w:tcPr>
          <w:p w14:paraId="6E60E9D5" w14:textId="77777777" w:rsidR="001A3D8D" w:rsidDel="00B22861" w:rsidRDefault="001A3D8D">
            <w:pPr>
              <w:pStyle w:val="Bibliography"/>
              <w:rPr>
                <w:del w:id="172" w:author="drmoore" w:date="2017-09-20T21:50:00Z"/>
                <w:noProof/>
              </w:rPr>
            </w:pPr>
            <w:del w:id="173" w:author="drmoore" w:date="2017-09-20T21:50:00Z">
              <w:r w:rsidDel="00B22861">
                <w:rPr>
                  <w:noProof/>
                </w:rPr>
                <w:delText xml:space="preserve">[4] </w:delText>
              </w:r>
            </w:del>
          </w:p>
        </w:tc>
        <w:tc>
          <w:tcPr>
            <w:tcW w:w="0" w:type="auto"/>
            <w:hideMark/>
          </w:tcPr>
          <w:p w14:paraId="16F773BD" w14:textId="77777777" w:rsidR="001A3D8D" w:rsidDel="00B22861" w:rsidRDefault="001A3D8D">
            <w:pPr>
              <w:pStyle w:val="Bibliography"/>
              <w:rPr>
                <w:del w:id="174" w:author="drmoore" w:date="2017-09-20T21:50:00Z"/>
                <w:noProof/>
              </w:rPr>
            </w:pPr>
            <w:del w:id="175" w:author="drmoore" w:date="2017-09-20T21:50:00Z">
              <w:r w:rsidDel="00B22861">
                <w:rPr>
                  <w:noProof/>
                </w:rPr>
                <w:delText xml:space="preserve">D. Moore and A. Dean, "Intra-Operation Dynamic Voltage Scaling," in </w:delText>
              </w:r>
              <w:r w:rsidDel="00B22861">
                <w:rPr>
                  <w:i/>
                  <w:iCs/>
                  <w:noProof/>
                </w:rPr>
                <w:delText>2015 IEEE 3rd International Conference on Cyber-Physical Systems, Networks, and Applications</w:delText>
              </w:r>
              <w:r w:rsidDel="00B22861">
                <w:rPr>
                  <w:noProof/>
                </w:rPr>
                <w:delText xml:space="preserve">, Hong Kong, 2015. </w:delText>
              </w:r>
            </w:del>
          </w:p>
        </w:tc>
      </w:tr>
      <w:tr w:rsidR="001A3D8D" w:rsidDel="00B22861" w14:paraId="5F7206AF" w14:textId="77777777">
        <w:trPr>
          <w:divId w:val="1439906318"/>
          <w:tblCellSpacing w:w="15" w:type="dxa"/>
          <w:del w:id="176" w:author="drmoore" w:date="2017-09-20T21:50:00Z"/>
        </w:trPr>
        <w:tc>
          <w:tcPr>
            <w:tcW w:w="50" w:type="pct"/>
            <w:hideMark/>
          </w:tcPr>
          <w:p w14:paraId="143E92B3" w14:textId="77777777" w:rsidR="001A3D8D" w:rsidDel="00B22861" w:rsidRDefault="001A3D8D">
            <w:pPr>
              <w:pStyle w:val="Bibliography"/>
              <w:rPr>
                <w:del w:id="177" w:author="drmoore" w:date="2017-09-20T21:50:00Z"/>
                <w:noProof/>
              </w:rPr>
            </w:pPr>
            <w:del w:id="178" w:author="drmoore" w:date="2017-09-20T21:50:00Z">
              <w:r w:rsidDel="00B22861">
                <w:rPr>
                  <w:noProof/>
                </w:rPr>
                <w:delText xml:space="preserve">[5] </w:delText>
              </w:r>
            </w:del>
          </w:p>
        </w:tc>
        <w:tc>
          <w:tcPr>
            <w:tcW w:w="0" w:type="auto"/>
            <w:hideMark/>
          </w:tcPr>
          <w:p w14:paraId="3F8EAC3A" w14:textId="77777777" w:rsidR="001A3D8D" w:rsidDel="00B22861" w:rsidRDefault="001A3D8D">
            <w:pPr>
              <w:pStyle w:val="Bibliography"/>
              <w:rPr>
                <w:del w:id="179" w:author="drmoore" w:date="2017-09-20T21:50:00Z"/>
                <w:noProof/>
              </w:rPr>
            </w:pPr>
            <w:del w:id="180" w:author="drmoore" w:date="2017-09-20T21:50:00Z">
              <w:r w:rsidDel="00B22861">
                <w:rPr>
                  <w:noProof/>
                </w:rPr>
                <w:delText xml:space="preserve">D. Lee, Y. Kim, G. Pekhimenko, S. Khan, V. Seshadri, K. Chang and O. Mutlu, "Adaptive-latency DRAM: Optimizing DRAM timing for the common-case," in </w:delText>
              </w:r>
              <w:r w:rsidDel="00B22861">
                <w:rPr>
                  <w:i/>
                  <w:iCs/>
                  <w:noProof/>
                </w:rPr>
                <w:delText>IEEE 21st International Symposium on High Performance Computer Architecture (HPCA)</w:delText>
              </w:r>
              <w:r w:rsidDel="00B22861">
                <w:rPr>
                  <w:noProof/>
                </w:rPr>
                <w:delText xml:space="preserve">, 2015. </w:delText>
              </w:r>
            </w:del>
          </w:p>
        </w:tc>
      </w:tr>
      <w:tr w:rsidR="001A3D8D" w:rsidDel="00B22861" w14:paraId="5CF3758B" w14:textId="77777777">
        <w:trPr>
          <w:divId w:val="1439906318"/>
          <w:tblCellSpacing w:w="15" w:type="dxa"/>
          <w:del w:id="181" w:author="drmoore" w:date="2017-09-20T21:50:00Z"/>
        </w:trPr>
        <w:tc>
          <w:tcPr>
            <w:tcW w:w="50" w:type="pct"/>
            <w:hideMark/>
          </w:tcPr>
          <w:p w14:paraId="34774AB5" w14:textId="77777777" w:rsidR="001A3D8D" w:rsidDel="00B22861" w:rsidRDefault="001A3D8D">
            <w:pPr>
              <w:pStyle w:val="Bibliography"/>
              <w:rPr>
                <w:del w:id="182" w:author="drmoore" w:date="2017-09-20T21:50:00Z"/>
                <w:noProof/>
              </w:rPr>
            </w:pPr>
            <w:del w:id="183" w:author="drmoore" w:date="2017-09-20T21:50:00Z">
              <w:r w:rsidDel="00B22861">
                <w:rPr>
                  <w:noProof/>
                </w:rPr>
                <w:delText xml:space="preserve">[6] </w:delText>
              </w:r>
            </w:del>
          </w:p>
        </w:tc>
        <w:tc>
          <w:tcPr>
            <w:tcW w:w="0" w:type="auto"/>
            <w:hideMark/>
          </w:tcPr>
          <w:p w14:paraId="5F79C124" w14:textId="77777777" w:rsidR="001A3D8D" w:rsidDel="00B22861" w:rsidRDefault="001A3D8D">
            <w:pPr>
              <w:pStyle w:val="Bibliography"/>
              <w:rPr>
                <w:del w:id="184" w:author="drmoore" w:date="2017-09-20T21:50:00Z"/>
                <w:noProof/>
              </w:rPr>
            </w:pPr>
            <w:del w:id="185" w:author="drmoore" w:date="2017-09-20T21:50:00Z">
              <w:r w:rsidDel="00B22861">
                <w:rPr>
                  <w:noProof/>
                </w:rPr>
                <w:delText xml:space="preserve">S. Sadeghi-Kohan, M. Kamal, J. McNeil, P. Prinetto and Z. Navabi, "Online self adjusting progressive age monitoring of timing variations," in </w:delText>
              </w:r>
              <w:r w:rsidDel="00B22861">
                <w:rPr>
                  <w:i/>
                  <w:iCs/>
                  <w:noProof/>
                </w:rPr>
                <w:delText>10th International Conference on Design &amp; Technology of Integrated Systems in Nanoscale Era (DTIS)</w:delText>
              </w:r>
              <w:r w:rsidDel="00B22861">
                <w:rPr>
                  <w:noProof/>
                </w:rPr>
                <w:delText xml:space="preserve">, 2015. </w:delText>
              </w:r>
            </w:del>
          </w:p>
        </w:tc>
      </w:tr>
      <w:tr w:rsidR="001A3D8D" w:rsidDel="00B22861" w14:paraId="7561C489" w14:textId="77777777">
        <w:trPr>
          <w:divId w:val="1439906318"/>
          <w:tblCellSpacing w:w="15" w:type="dxa"/>
          <w:del w:id="186" w:author="drmoore" w:date="2017-09-20T21:50:00Z"/>
        </w:trPr>
        <w:tc>
          <w:tcPr>
            <w:tcW w:w="50" w:type="pct"/>
            <w:hideMark/>
          </w:tcPr>
          <w:p w14:paraId="02F12BD1" w14:textId="77777777" w:rsidR="001A3D8D" w:rsidDel="00B22861" w:rsidRDefault="001A3D8D">
            <w:pPr>
              <w:pStyle w:val="Bibliography"/>
              <w:rPr>
                <w:del w:id="187" w:author="drmoore" w:date="2017-09-20T21:50:00Z"/>
                <w:noProof/>
              </w:rPr>
            </w:pPr>
            <w:del w:id="188" w:author="drmoore" w:date="2017-09-20T21:50:00Z">
              <w:r w:rsidDel="00B22861">
                <w:rPr>
                  <w:noProof/>
                </w:rPr>
                <w:delText xml:space="preserve">[7] </w:delText>
              </w:r>
            </w:del>
          </w:p>
        </w:tc>
        <w:tc>
          <w:tcPr>
            <w:tcW w:w="0" w:type="auto"/>
            <w:hideMark/>
          </w:tcPr>
          <w:p w14:paraId="792AADFD" w14:textId="77777777" w:rsidR="001A3D8D" w:rsidDel="00B22861" w:rsidRDefault="001A3D8D">
            <w:pPr>
              <w:pStyle w:val="Bibliography"/>
              <w:rPr>
                <w:del w:id="189" w:author="drmoore" w:date="2017-09-20T21:50:00Z"/>
                <w:noProof/>
              </w:rPr>
            </w:pPr>
            <w:del w:id="190" w:author="drmoore" w:date="2017-09-20T21:50:00Z">
              <w:r w:rsidDel="00B22861">
                <w:rPr>
                  <w:noProof/>
                </w:rPr>
                <w:delText xml:space="preserve">D. S. S. Etter, "Adaptive Estimatation of Time Delays in Sampled Data Systems," in </w:delText>
              </w:r>
              <w:r w:rsidDel="00B22861">
                <w:rPr>
                  <w:i/>
                  <w:iCs/>
                  <w:noProof/>
                </w:rPr>
                <w:delText>IEEE Transactions on Acoustics Speech and Signal Processing</w:delText>
              </w:r>
              <w:r w:rsidDel="00B22861">
                <w:rPr>
                  <w:noProof/>
                </w:rPr>
                <w:delText xml:space="preserve">, 1981. </w:delText>
              </w:r>
            </w:del>
          </w:p>
        </w:tc>
      </w:tr>
      <w:tr w:rsidR="001A3D8D" w:rsidDel="00B22861" w14:paraId="19CFED37" w14:textId="77777777">
        <w:trPr>
          <w:divId w:val="1439906318"/>
          <w:tblCellSpacing w:w="15" w:type="dxa"/>
          <w:del w:id="191" w:author="drmoore" w:date="2017-09-20T21:50:00Z"/>
        </w:trPr>
        <w:tc>
          <w:tcPr>
            <w:tcW w:w="50" w:type="pct"/>
            <w:hideMark/>
          </w:tcPr>
          <w:p w14:paraId="42BDB5D4" w14:textId="77777777" w:rsidR="001A3D8D" w:rsidDel="00B22861" w:rsidRDefault="001A3D8D">
            <w:pPr>
              <w:pStyle w:val="Bibliography"/>
              <w:rPr>
                <w:del w:id="192" w:author="drmoore" w:date="2017-09-20T21:50:00Z"/>
                <w:noProof/>
              </w:rPr>
            </w:pPr>
            <w:del w:id="193" w:author="drmoore" w:date="2017-09-20T21:50:00Z">
              <w:r w:rsidDel="00B22861">
                <w:rPr>
                  <w:noProof/>
                </w:rPr>
                <w:delText xml:space="preserve">[8] </w:delText>
              </w:r>
            </w:del>
          </w:p>
        </w:tc>
        <w:tc>
          <w:tcPr>
            <w:tcW w:w="0" w:type="auto"/>
            <w:hideMark/>
          </w:tcPr>
          <w:p w14:paraId="02F55BD0" w14:textId="77777777" w:rsidR="001A3D8D" w:rsidDel="00B22861" w:rsidRDefault="001A3D8D">
            <w:pPr>
              <w:pStyle w:val="Bibliography"/>
              <w:rPr>
                <w:del w:id="194" w:author="drmoore" w:date="2017-09-20T21:50:00Z"/>
                <w:noProof/>
              </w:rPr>
            </w:pPr>
            <w:del w:id="195" w:author="drmoore" w:date="2017-09-20T21:50:00Z">
              <w:r w:rsidDel="00B22861">
                <w:rPr>
                  <w:noProof/>
                </w:rPr>
                <w:delText xml:space="preserve">S. G. P. A. Z. E. Tarasov V, "Efficient I/O Scheduling with Accurately Estimated Disk Drive Latencies," in </w:delText>
              </w:r>
              <w:r w:rsidDel="00B22861">
                <w:rPr>
                  <w:i/>
                  <w:iCs/>
                  <w:noProof/>
                </w:rPr>
                <w:delText>The Proceedings of OSPERT 2012</w:delText>
              </w:r>
              <w:r w:rsidDel="00B22861">
                <w:rPr>
                  <w:noProof/>
                </w:rPr>
                <w:delText xml:space="preserve">, 2012. </w:delText>
              </w:r>
            </w:del>
          </w:p>
        </w:tc>
      </w:tr>
      <w:tr w:rsidR="001A3D8D" w:rsidDel="00B22861" w14:paraId="529DB7DC" w14:textId="77777777">
        <w:trPr>
          <w:divId w:val="1439906318"/>
          <w:tblCellSpacing w:w="15" w:type="dxa"/>
          <w:del w:id="196" w:author="drmoore" w:date="2017-09-20T21:50:00Z"/>
        </w:trPr>
        <w:tc>
          <w:tcPr>
            <w:tcW w:w="50" w:type="pct"/>
            <w:hideMark/>
          </w:tcPr>
          <w:p w14:paraId="58CC28BA" w14:textId="77777777" w:rsidR="001A3D8D" w:rsidDel="00B22861" w:rsidRDefault="001A3D8D">
            <w:pPr>
              <w:pStyle w:val="Bibliography"/>
              <w:rPr>
                <w:del w:id="197" w:author="drmoore" w:date="2017-09-20T21:50:00Z"/>
                <w:noProof/>
              </w:rPr>
            </w:pPr>
            <w:del w:id="198" w:author="drmoore" w:date="2017-09-20T21:50:00Z">
              <w:r w:rsidDel="00B22861">
                <w:rPr>
                  <w:noProof/>
                </w:rPr>
                <w:delText xml:space="preserve">[9] </w:delText>
              </w:r>
            </w:del>
          </w:p>
        </w:tc>
        <w:tc>
          <w:tcPr>
            <w:tcW w:w="0" w:type="auto"/>
            <w:hideMark/>
          </w:tcPr>
          <w:p w14:paraId="2B435EEF" w14:textId="77777777" w:rsidR="001A3D8D" w:rsidDel="00B22861" w:rsidRDefault="001A3D8D">
            <w:pPr>
              <w:pStyle w:val="Bibliography"/>
              <w:rPr>
                <w:del w:id="199" w:author="drmoore" w:date="2017-09-20T21:50:00Z"/>
                <w:noProof/>
              </w:rPr>
            </w:pPr>
            <w:del w:id="200" w:author="drmoore" w:date="2017-09-20T21:50:00Z">
              <w:r w:rsidDel="00B22861">
                <w:rPr>
                  <w:noProof/>
                </w:rPr>
                <w:delText xml:space="preserve">H. Macicior, M. Oyarbide, O. Miguel, I. Cantero, J. Canales and A. Etxeberria, "Iterative capacity estimation of LiFePO4 cell over the lifecycle based on SoC estimation correction," in </w:delText>
              </w:r>
              <w:r w:rsidDel="00B22861">
                <w:rPr>
                  <w:i/>
                  <w:iCs/>
                  <w:noProof/>
                </w:rPr>
                <w:delText>Electric Vehicle Symposium and Exhibition (EVS27)</w:delText>
              </w:r>
              <w:r w:rsidDel="00B22861">
                <w:rPr>
                  <w:noProof/>
                </w:rPr>
                <w:delText xml:space="preserve">, 2013. </w:delText>
              </w:r>
            </w:del>
          </w:p>
        </w:tc>
      </w:tr>
      <w:tr w:rsidR="001A3D8D" w:rsidDel="00B22861" w14:paraId="6EB96BCD" w14:textId="77777777">
        <w:trPr>
          <w:divId w:val="1439906318"/>
          <w:tblCellSpacing w:w="15" w:type="dxa"/>
          <w:del w:id="201" w:author="drmoore" w:date="2017-09-20T21:50:00Z"/>
        </w:trPr>
        <w:tc>
          <w:tcPr>
            <w:tcW w:w="50" w:type="pct"/>
            <w:hideMark/>
          </w:tcPr>
          <w:p w14:paraId="07A3663E" w14:textId="77777777" w:rsidR="001A3D8D" w:rsidDel="00B22861" w:rsidRDefault="001A3D8D">
            <w:pPr>
              <w:pStyle w:val="Bibliography"/>
              <w:rPr>
                <w:del w:id="202" w:author="drmoore" w:date="2017-09-20T21:50:00Z"/>
                <w:noProof/>
              </w:rPr>
            </w:pPr>
            <w:del w:id="203" w:author="drmoore" w:date="2017-09-20T21:50:00Z">
              <w:r w:rsidDel="00B22861">
                <w:rPr>
                  <w:noProof/>
                </w:rPr>
                <w:delText xml:space="preserve">[10] </w:delText>
              </w:r>
            </w:del>
          </w:p>
        </w:tc>
        <w:tc>
          <w:tcPr>
            <w:tcW w:w="0" w:type="auto"/>
            <w:hideMark/>
          </w:tcPr>
          <w:p w14:paraId="2295FA8B" w14:textId="77777777" w:rsidR="001A3D8D" w:rsidDel="00B22861" w:rsidRDefault="001A3D8D">
            <w:pPr>
              <w:pStyle w:val="Bibliography"/>
              <w:rPr>
                <w:del w:id="204" w:author="drmoore" w:date="2017-09-20T21:50:00Z"/>
                <w:noProof/>
              </w:rPr>
            </w:pPr>
            <w:del w:id="205" w:author="drmoore" w:date="2017-09-20T21:50:00Z">
              <w:r w:rsidDel="00B22861">
                <w:rPr>
                  <w:noProof/>
                </w:rPr>
                <w:delText xml:space="preserve">H. Mahanta, A. Azad and A. Khan, "Power analysis attack: A vulnerability to smart card security," in </w:delText>
              </w:r>
              <w:r w:rsidDel="00B22861">
                <w:rPr>
                  <w:i/>
                  <w:iCs/>
                  <w:noProof/>
                </w:rPr>
                <w:delText>International Conference on Signal Processing And Communication Engineering Systems (SPACES)</w:delText>
              </w:r>
              <w:r w:rsidDel="00B22861">
                <w:rPr>
                  <w:noProof/>
                </w:rPr>
                <w:delText xml:space="preserve">, 2015. </w:delText>
              </w:r>
            </w:del>
          </w:p>
        </w:tc>
      </w:tr>
      <w:tr w:rsidR="001A3D8D" w:rsidDel="00B22861" w14:paraId="334415B9" w14:textId="77777777">
        <w:trPr>
          <w:divId w:val="1439906318"/>
          <w:tblCellSpacing w:w="15" w:type="dxa"/>
          <w:del w:id="206" w:author="drmoore" w:date="2017-09-20T21:50:00Z"/>
        </w:trPr>
        <w:tc>
          <w:tcPr>
            <w:tcW w:w="50" w:type="pct"/>
            <w:hideMark/>
          </w:tcPr>
          <w:p w14:paraId="5A699859" w14:textId="77777777" w:rsidR="001A3D8D" w:rsidDel="00B22861" w:rsidRDefault="001A3D8D">
            <w:pPr>
              <w:pStyle w:val="Bibliography"/>
              <w:rPr>
                <w:del w:id="207" w:author="drmoore" w:date="2017-09-20T21:50:00Z"/>
                <w:noProof/>
              </w:rPr>
            </w:pPr>
            <w:del w:id="208" w:author="drmoore" w:date="2017-09-20T21:50:00Z">
              <w:r w:rsidDel="00B22861">
                <w:rPr>
                  <w:noProof/>
                </w:rPr>
                <w:delText xml:space="preserve">[11] </w:delText>
              </w:r>
            </w:del>
          </w:p>
        </w:tc>
        <w:tc>
          <w:tcPr>
            <w:tcW w:w="0" w:type="auto"/>
            <w:hideMark/>
          </w:tcPr>
          <w:p w14:paraId="2006785C" w14:textId="77777777" w:rsidR="001A3D8D" w:rsidDel="00B22861" w:rsidRDefault="001A3D8D">
            <w:pPr>
              <w:pStyle w:val="Bibliography"/>
              <w:rPr>
                <w:del w:id="209" w:author="drmoore" w:date="2017-09-20T21:50:00Z"/>
                <w:noProof/>
              </w:rPr>
            </w:pPr>
            <w:del w:id="210" w:author="drmoore" w:date="2017-09-20T21:50:00Z">
              <w:r w:rsidDel="00B22861">
                <w:rPr>
                  <w:noProof/>
                </w:rPr>
                <w:delText xml:space="preserve">M. Petrvalsky, M. Drutarovsky and M. Varchola, "Differential power analysis attack on ARM based AES implementation without explicit synchronization," in </w:delText>
              </w:r>
              <w:r w:rsidDel="00B22861">
                <w:rPr>
                  <w:i/>
                  <w:iCs/>
                  <w:noProof/>
                </w:rPr>
                <w:delText>Radioelektronika 2014 24th International Conference</w:delText>
              </w:r>
              <w:r w:rsidDel="00B22861">
                <w:rPr>
                  <w:noProof/>
                </w:rPr>
                <w:delText xml:space="preserve">, 2014. </w:delText>
              </w:r>
            </w:del>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moore">
    <w15:presenceInfo w15:providerId="None" w15:userId="drmo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D05CE"/>
    <w:rsid w:val="000D2AA2"/>
    <w:rsid w:val="000E4A6B"/>
    <w:rsid w:val="000E737E"/>
    <w:rsid w:val="00127F2B"/>
    <w:rsid w:val="00132D80"/>
    <w:rsid w:val="00143B31"/>
    <w:rsid w:val="00154098"/>
    <w:rsid w:val="00160CB0"/>
    <w:rsid w:val="001662D4"/>
    <w:rsid w:val="00195CE0"/>
    <w:rsid w:val="00197C42"/>
    <w:rsid w:val="00197C57"/>
    <w:rsid w:val="001A352E"/>
    <w:rsid w:val="001A377F"/>
    <w:rsid w:val="001A3D8D"/>
    <w:rsid w:val="001B275E"/>
    <w:rsid w:val="001E2299"/>
    <w:rsid w:val="001E510C"/>
    <w:rsid w:val="001F2E93"/>
    <w:rsid w:val="00205BB2"/>
    <w:rsid w:val="00225134"/>
    <w:rsid w:val="002254A9"/>
    <w:rsid w:val="002317B0"/>
    <w:rsid w:val="00235D4D"/>
    <w:rsid w:val="0023690F"/>
    <w:rsid w:val="0026029F"/>
    <w:rsid w:val="00265408"/>
    <w:rsid w:val="00266384"/>
    <w:rsid w:val="00275F7E"/>
    <w:rsid w:val="00276C00"/>
    <w:rsid w:val="002776BA"/>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700"/>
    <w:rsid w:val="00400003"/>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2501C"/>
    <w:rsid w:val="00527552"/>
    <w:rsid w:val="005343E0"/>
    <w:rsid w:val="00537E5C"/>
    <w:rsid w:val="0054153F"/>
    <w:rsid w:val="00543447"/>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7B52"/>
    <w:rsid w:val="005F7BEB"/>
    <w:rsid w:val="00604A61"/>
    <w:rsid w:val="00606FEF"/>
    <w:rsid w:val="006116AD"/>
    <w:rsid w:val="0064304B"/>
    <w:rsid w:val="00643478"/>
    <w:rsid w:val="00654388"/>
    <w:rsid w:val="00661080"/>
    <w:rsid w:val="00670F22"/>
    <w:rsid w:val="006912EE"/>
    <w:rsid w:val="006946EB"/>
    <w:rsid w:val="00696196"/>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631C"/>
    <w:rsid w:val="007766AD"/>
    <w:rsid w:val="00776F36"/>
    <w:rsid w:val="00777C54"/>
    <w:rsid w:val="00797A68"/>
    <w:rsid w:val="007A46AE"/>
    <w:rsid w:val="007C2FF2"/>
    <w:rsid w:val="007C5EE7"/>
    <w:rsid w:val="007E0CB7"/>
    <w:rsid w:val="007F7768"/>
    <w:rsid w:val="00804AF3"/>
    <w:rsid w:val="00814D42"/>
    <w:rsid w:val="00825A76"/>
    <w:rsid w:val="008301BD"/>
    <w:rsid w:val="00840144"/>
    <w:rsid w:val="00843C1F"/>
    <w:rsid w:val="00847BA0"/>
    <w:rsid w:val="00856460"/>
    <w:rsid w:val="008616F4"/>
    <w:rsid w:val="00863407"/>
    <w:rsid w:val="008636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A02366"/>
    <w:rsid w:val="00A075B8"/>
    <w:rsid w:val="00A12903"/>
    <w:rsid w:val="00A13F1C"/>
    <w:rsid w:val="00A205F5"/>
    <w:rsid w:val="00A25CA4"/>
    <w:rsid w:val="00A3094A"/>
    <w:rsid w:val="00A332B9"/>
    <w:rsid w:val="00A42C36"/>
    <w:rsid w:val="00A5579D"/>
    <w:rsid w:val="00A56378"/>
    <w:rsid w:val="00A809F8"/>
    <w:rsid w:val="00A974BC"/>
    <w:rsid w:val="00AA1BA8"/>
    <w:rsid w:val="00AA6240"/>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42FE3"/>
    <w:rsid w:val="00D513A5"/>
    <w:rsid w:val="00D618B3"/>
    <w:rsid w:val="00D72041"/>
    <w:rsid w:val="00D90D5D"/>
    <w:rsid w:val="00D922AB"/>
    <w:rsid w:val="00DB7C15"/>
    <w:rsid w:val="00DC601A"/>
    <w:rsid w:val="00DD63EB"/>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704F1"/>
    <w:rsid w:val="00F87A50"/>
    <w:rsid w:val="00F91CB7"/>
    <w:rsid w:val="00F9595B"/>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F9548878-0AE9-4C7A-A78B-106694FD4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8</Pages>
  <Words>4973</Words>
  <Characters>28350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drmoore</cp:lastModifiedBy>
  <cp:revision>5</cp:revision>
  <dcterms:created xsi:type="dcterms:W3CDTF">2017-09-11T04:58:00Z</dcterms:created>
  <dcterms:modified xsi:type="dcterms:W3CDTF">2017-09-21T02:48:00Z</dcterms:modified>
</cp:coreProperties>
</file>