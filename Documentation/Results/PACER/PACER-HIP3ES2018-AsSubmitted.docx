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ABD91" w14:textId="77777777" w:rsidR="009303D9" w:rsidRPr="008B54CE" w:rsidRDefault="004059E6" w:rsidP="008B54CE">
      <w:pPr>
        <w:pStyle w:val="papertitle"/>
      </w:pPr>
      <w:r w:rsidRPr="008B54CE">
        <w:t>PACER</w:t>
      </w:r>
    </w:p>
    <w:p w14:paraId="34872A09" w14:textId="77777777" w:rsidR="009303D9" w:rsidRPr="008B54CE" w:rsidRDefault="004059E6" w:rsidP="008B54CE">
      <w:pPr>
        <w:pStyle w:val="papersubtitle"/>
      </w:pPr>
      <w:r w:rsidRPr="008B54CE">
        <w:t>Peripheral Activity Completion Estimation and Recognition</w:t>
      </w:r>
    </w:p>
    <w:p w14:paraId="40646440" w14:textId="77777777" w:rsidR="009303D9" w:rsidRPr="005B520E" w:rsidRDefault="009303D9"/>
    <w:p w14:paraId="6666C1F1" w14:textId="77777777" w:rsidR="009303D9" w:rsidRPr="005B520E" w:rsidRDefault="009303D9">
      <w:pPr>
        <w:pStyle w:val="Author"/>
        <w:sectPr w:rsidR="009303D9" w:rsidRPr="005B520E" w:rsidSect="00451696">
          <w:pgSz w:w="12240" w:h="15840" w:code="1"/>
          <w:pgMar w:top="1440" w:right="1080" w:bottom="1440" w:left="1080" w:header="720" w:footer="720" w:gutter="0"/>
          <w:cols w:space="720"/>
          <w:docGrid w:linePitch="360"/>
        </w:sectPr>
      </w:pPr>
    </w:p>
    <w:p w14:paraId="0F2B1A76" w14:textId="0DD22FC8" w:rsidR="009303D9" w:rsidRDefault="005D2BC9" w:rsidP="005B520E">
      <w:pPr>
        <w:pStyle w:val="Author"/>
      </w:pPr>
      <w:del w:id="0" w:author="Dan Moore" w:date="2017-12-08T00:25:00Z">
        <w:r w:rsidDel="007D521D">
          <w:delText>Dr. Daniel Ross Moore</w:delText>
        </w:r>
        <w:r w:rsidR="00AB2261" w:rsidDel="007D521D">
          <w:delText xml:space="preserve"> </w:delText>
        </w:r>
      </w:del>
    </w:p>
    <w:p w14:paraId="03A2E787" w14:textId="2F6FDEDD" w:rsidR="008C1BD5" w:rsidRPr="005B520E" w:rsidRDefault="008C1BD5" w:rsidP="008C1BD5">
      <w:pPr>
        <w:pStyle w:val="Affiliation"/>
      </w:pPr>
      <w:del w:id="1" w:author="Dan Moore" w:date="2017-12-08T00:25:00Z">
        <w:r w:rsidDel="007D521D">
          <w:delText>Center for Efficient, Scalable and Reliable Computing</w:delText>
        </w:r>
        <w:r w:rsidR="00AB2261" w:rsidDel="007D521D">
          <w:delText xml:space="preserve"> </w:delText>
        </w:r>
      </w:del>
    </w:p>
    <w:p w14:paraId="1B98E489" w14:textId="3A712AAE" w:rsidR="008C1BD5" w:rsidRPr="005B520E" w:rsidRDefault="008C1BD5" w:rsidP="008C1BD5">
      <w:pPr>
        <w:pStyle w:val="Affiliation"/>
      </w:pPr>
      <w:del w:id="2" w:author="Dan Moore" w:date="2017-12-08T00:26:00Z">
        <w:r w:rsidDel="007D521D">
          <w:delText>Dept. of Electrical and Computer Engineering</w:delText>
        </w:r>
        <w:r w:rsidR="00AB2261" w:rsidDel="007D521D">
          <w:delText xml:space="preserve"> </w:delText>
        </w:r>
      </w:del>
    </w:p>
    <w:p w14:paraId="538421FA" w14:textId="4858CDF7" w:rsidR="008C1BD5" w:rsidRPr="005B520E" w:rsidRDefault="008C1BD5" w:rsidP="008C1BD5">
      <w:pPr>
        <w:pStyle w:val="Affiliation"/>
      </w:pPr>
      <w:del w:id="3" w:author="Dan Moore" w:date="2017-12-08T00:26:00Z">
        <w:r w:rsidDel="007D521D">
          <w:delText>North Carolina State University, Raleigh, USA</w:delText>
        </w:r>
        <w:r w:rsidR="00AB2261" w:rsidDel="007D521D">
          <w:delText xml:space="preserve"> </w:delText>
        </w:r>
      </w:del>
    </w:p>
    <w:p w14:paraId="0F18553B" w14:textId="285AA033" w:rsidR="008C1BD5" w:rsidRPr="005B520E" w:rsidRDefault="008C1BD5" w:rsidP="008C1BD5">
      <w:pPr>
        <w:pStyle w:val="Affiliation"/>
      </w:pPr>
      <w:del w:id="4" w:author="Dan Moore" w:date="2017-12-08T00:26:00Z">
        <w:r w:rsidDel="007D521D">
          <w:delText>drmoore2@ncsu.edu</w:delText>
        </w:r>
        <w:r w:rsidR="00AB2261" w:rsidDel="007D521D">
          <w:delText xml:space="preserve"> </w:delText>
        </w:r>
      </w:del>
    </w:p>
    <w:p w14:paraId="338A7101" w14:textId="450F56FF" w:rsidR="009303D9" w:rsidRDefault="00C95F77" w:rsidP="005B520E">
      <w:pPr>
        <w:pStyle w:val="Author"/>
      </w:pPr>
      <w:del w:id="5" w:author="Dan Moore" w:date="2017-12-08T00:26:00Z">
        <w:r w:rsidDel="007D521D">
          <w:delText>Dr. Alexander G. Dean</w:delText>
        </w:r>
        <w:r w:rsidR="00AB2261" w:rsidDel="007D521D">
          <w:delText xml:space="preserve"> </w:delText>
        </w:r>
      </w:del>
    </w:p>
    <w:p w14:paraId="611E1285" w14:textId="16E1B6CD" w:rsidR="00C95F77" w:rsidRPr="005B520E" w:rsidRDefault="00C95F77" w:rsidP="00C95F77">
      <w:pPr>
        <w:pStyle w:val="Affiliation"/>
      </w:pPr>
      <w:del w:id="6" w:author="Dan Moore" w:date="2017-12-08T00:26:00Z">
        <w:r w:rsidDel="007D521D">
          <w:delText>Center for Efficient, Scalable and Reliable Computing</w:delText>
        </w:r>
        <w:r w:rsidR="00AB2261" w:rsidDel="007D521D">
          <w:delText xml:space="preserve"> </w:delText>
        </w:r>
      </w:del>
    </w:p>
    <w:p w14:paraId="59B96C61" w14:textId="31DD9A50" w:rsidR="00C95F77" w:rsidRPr="005B520E" w:rsidRDefault="00C95F77" w:rsidP="00C95F77">
      <w:pPr>
        <w:pStyle w:val="Affiliation"/>
      </w:pPr>
      <w:del w:id="7" w:author="Dan Moore" w:date="2017-12-08T00:26:00Z">
        <w:r w:rsidDel="007D521D">
          <w:delText>Dept. of Electrical and Computer Engineering</w:delText>
        </w:r>
        <w:r w:rsidR="00AB2261" w:rsidDel="007D521D">
          <w:delText xml:space="preserve"> </w:delText>
        </w:r>
      </w:del>
    </w:p>
    <w:p w14:paraId="397FACF1" w14:textId="4CD858F5" w:rsidR="00C95F77" w:rsidRPr="005B520E" w:rsidRDefault="00C95F77" w:rsidP="00C95F77">
      <w:pPr>
        <w:pStyle w:val="Affiliation"/>
      </w:pPr>
      <w:del w:id="8" w:author="Dan Moore" w:date="2017-12-08T00:26:00Z">
        <w:r w:rsidDel="007D521D">
          <w:delText>North Carolina State University, Raleigh, USA</w:delText>
        </w:r>
        <w:r w:rsidR="00AB2261" w:rsidDel="007D521D">
          <w:delText xml:space="preserve"> </w:delText>
        </w:r>
      </w:del>
    </w:p>
    <w:p w14:paraId="721A5C02" w14:textId="7BDFCA92" w:rsidR="009303D9" w:rsidRPr="005B520E" w:rsidRDefault="00C95F77" w:rsidP="00C95F77">
      <w:pPr>
        <w:pStyle w:val="Affiliation"/>
        <w:sectPr w:rsidR="009303D9" w:rsidRPr="005B520E" w:rsidSect="00983629">
          <w:type w:val="continuous"/>
          <w:pgSz w:w="12240" w:h="15840" w:code="1"/>
          <w:pgMar w:top="1440" w:right="1080" w:bottom="1440" w:left="1080" w:header="720" w:footer="720" w:gutter="0"/>
          <w:cols w:num="2" w:space="362" w:equalWidth="0">
            <w:col w:w="4859" w:space="362"/>
            <w:col w:w="4859"/>
          </w:cols>
          <w:docGrid w:linePitch="360"/>
        </w:sectPr>
      </w:pPr>
      <w:bookmarkStart w:id="9" w:name="_GoBack"/>
      <w:bookmarkEnd w:id="9"/>
      <w:del w:id="10" w:author="Dan Moore" w:date="2017-12-08T00:26:00Z">
        <w:r w:rsidDel="007D521D">
          <w:delText>agdean@ncsu.edu</w:delText>
        </w:r>
        <w:r w:rsidR="00AB2261" w:rsidDel="007D521D">
          <w:delText xml:space="preserve"> </w:delText>
        </w:r>
      </w:del>
    </w:p>
    <w:p w14:paraId="7848BD59" w14:textId="77777777"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14:paraId="1994ECA8" w14:textId="51F1F2C7" w:rsidR="00CD7827" w:rsidRDefault="009303D9" w:rsidP="005B520E">
      <w:pPr>
        <w:pStyle w:val="Abstract"/>
      </w:pPr>
      <w:r>
        <w:rPr>
          <w:i/>
          <w:iCs/>
        </w:rPr>
        <w:t>Abstract</w:t>
      </w:r>
      <w:r>
        <w:t>—</w:t>
      </w:r>
      <w:r w:rsidR="00BE209A">
        <w:t>Em</w:t>
      </w:r>
      <w:r w:rsidR="008B54CE">
        <w:t>bedded peripheral devices</w:t>
      </w:r>
      <w:r w:rsidR="00BE209A">
        <w:t xml:space="preserve"> such as memories, sensors and communications interfaces are used to perform a function external to a host microcontroller. The </w:t>
      </w:r>
      <w:r w:rsidR="00CD7827">
        <w:t>device</w:t>
      </w:r>
      <w:r w:rsidR="00BE209A">
        <w:t xml:space="preserve"> manufacturer </w:t>
      </w:r>
      <w:r w:rsidR="00CD7827">
        <w:t xml:space="preserve">typically </w:t>
      </w:r>
      <w:r w:rsidR="00BE209A">
        <w:t xml:space="preserve">specifies </w:t>
      </w:r>
      <w:r w:rsidR="00CD7827">
        <w:t xml:space="preserve">worst-case </w:t>
      </w:r>
      <w:r w:rsidR="00BE209A">
        <w:t xml:space="preserve">current consumption and latency </w:t>
      </w:r>
      <w:r w:rsidR="00CD7827">
        <w:t xml:space="preserve">estimates </w:t>
      </w:r>
      <w:r w:rsidR="00BE209A">
        <w:t xml:space="preserve">for each of these peripheral actions. </w:t>
      </w:r>
      <w:r w:rsidR="00F47643">
        <w:t xml:space="preserve">Peripheral Activity Completion, Estimation and Recognition (PACER) is introduced as a </w:t>
      </w:r>
      <w:r w:rsidR="00F704F1">
        <w:t xml:space="preserve">suite </w:t>
      </w:r>
      <w:r w:rsidR="00F47643">
        <w:t xml:space="preserve">of algorithms that can be </w:t>
      </w:r>
      <w:r w:rsidR="00CD7827">
        <w:t>applied</w:t>
      </w:r>
      <w:r w:rsidR="00F47643">
        <w:t xml:space="preserve"> to detect completed peripheral operations in real-time. </w:t>
      </w:r>
      <w:r w:rsidR="00A332B9">
        <w:t xml:space="preserve">By detecting activity completion, PACER enables the host to exploit </w:t>
      </w:r>
      <w:r w:rsidR="00275F7E">
        <w:t>slack between the worst-</w:t>
      </w:r>
      <w:r w:rsidR="00A332B9">
        <w:t xml:space="preserve">case estimate and the actual response time. </w:t>
      </w:r>
      <w:r w:rsidR="00CD7827">
        <w:t xml:space="preserve">These </w:t>
      </w:r>
      <w:r w:rsidR="00F47643">
        <w:t>method</w:t>
      </w:r>
      <w:r w:rsidR="00CD7827">
        <w:t>s</w:t>
      </w:r>
      <w:r w:rsidR="00F47643">
        <w:t xml:space="preserve"> </w:t>
      </w:r>
      <w:r w:rsidR="00CD7827">
        <w:t xml:space="preserve">were </w:t>
      </w:r>
      <w:r w:rsidR="00F47643">
        <w:t xml:space="preserve">tested </w:t>
      </w:r>
      <w:r w:rsidR="00544234">
        <w:t xml:space="preserve">independently and </w:t>
      </w:r>
      <w:r w:rsidR="00F47643">
        <w:t xml:space="preserve">in </w:t>
      </w:r>
      <w:r w:rsidR="00544234">
        <w:t>conjunction</w:t>
      </w:r>
      <w:r w:rsidR="00F47643">
        <w:t xml:space="preserve"> with IODVS on multiple common peripheral devices. For the peripheral devices under test, the test fixture confirmed decreases in energy expenditures of up to </w:t>
      </w:r>
      <w:r w:rsidR="004A17C2">
        <w:t>80</w:t>
      </w:r>
      <w:r w:rsidR="00F47643">
        <w:t>% and latency reductions of up to 67%.</w:t>
      </w:r>
    </w:p>
    <w:p w14:paraId="01479D1C" w14:textId="5E191B00" w:rsidR="009303D9" w:rsidRDefault="009303D9" w:rsidP="005B520E">
      <w:pPr>
        <w:pStyle w:val="keywords"/>
      </w:pPr>
      <w:r>
        <w:t>Keywords-</w:t>
      </w:r>
      <w:r w:rsidR="00A205F5">
        <w:t>e</w:t>
      </w:r>
      <w:r w:rsidR="00544234">
        <w:t xml:space="preserve">mbedded </w:t>
      </w:r>
      <w:r w:rsidR="00A205F5">
        <w:t>s</w:t>
      </w:r>
      <w:r w:rsidR="00544234">
        <w:t>ystems;</w:t>
      </w:r>
      <w:r w:rsidR="00AC01CA">
        <w:t xml:space="preserve"> energy aware embedded computing; </w:t>
      </w:r>
      <w:r w:rsidR="00A205F5">
        <w:t>e</w:t>
      </w:r>
      <w:r w:rsidR="00AC01CA">
        <w:t xml:space="preserve">mbedded </w:t>
      </w:r>
      <w:r w:rsidR="00A205F5">
        <w:t xml:space="preserve">profiling; embedded </w:t>
      </w:r>
      <w:r w:rsidR="00AC01CA">
        <w:t xml:space="preserve">performance analysis; </w:t>
      </w:r>
      <w:r w:rsidR="00544234">
        <w:t>Dynamic Voltage Scaling (DVS); low-power; low-energy; wireless sensor node (WSN)</w:t>
      </w:r>
      <w:r w:rsidR="00C33EFC">
        <w:t>;</w:t>
      </w:r>
      <w:r w:rsidR="00BE3DD9">
        <w:t xml:space="preserve"> adaptive embedded systems</w:t>
      </w:r>
      <w:r w:rsidR="00544234">
        <w:t>.</w:t>
      </w:r>
    </w:p>
    <w:p w14:paraId="3362F7DD" w14:textId="77777777" w:rsidR="009303D9" w:rsidRDefault="009303D9" w:rsidP="005B520E">
      <w:pPr>
        <w:pStyle w:val="Heading1"/>
      </w:pPr>
      <w:r>
        <w:t xml:space="preserve"> </w:t>
      </w:r>
      <w:r w:rsidRPr="005B520E">
        <w:t>Introduction</w:t>
      </w:r>
    </w:p>
    <w:p w14:paraId="76CBB811" w14:textId="5E244410" w:rsidR="00CA69F9" w:rsidRDefault="00E75F06" w:rsidP="00C33EFC">
      <w:pPr>
        <w:pStyle w:val="BodyText"/>
      </w:pPr>
      <w:r>
        <w:t xml:space="preserve">Embedded systems are often constrained by timing and energy budgets because </w:t>
      </w:r>
      <w:r w:rsidR="00275F7E">
        <w:t>both</w:t>
      </w:r>
      <w:r>
        <w:t xml:space="preserve"> factors affect the resultant cost and size of the system. </w:t>
      </w:r>
      <w:r w:rsidR="001F2E93">
        <w:t xml:space="preserve">Peripheral devices external to the microcontroller (MCU) </w:t>
      </w:r>
      <w:r w:rsidR="00797A68">
        <w:t xml:space="preserve">such as those shown in </w:t>
      </w:r>
      <w:r w:rsidR="006B5ABB">
        <w:fldChar w:fldCharType="begin"/>
      </w:r>
      <w:r w:rsidR="006B5ABB">
        <w:instrText xml:space="preserve"> REF _Ref492658253 \h </w:instrText>
      </w:r>
      <w:r w:rsidR="006B5ABB">
        <w:fldChar w:fldCharType="separate"/>
      </w:r>
      <w:r w:rsidR="000C75AE">
        <w:t xml:space="preserve">Figure </w:t>
      </w:r>
      <w:r w:rsidR="000C75AE">
        <w:rPr>
          <w:noProof/>
        </w:rPr>
        <w:t>1</w:t>
      </w:r>
      <w:r w:rsidR="006B5ABB">
        <w:fldChar w:fldCharType="end"/>
      </w:r>
      <w:r w:rsidR="00797A68">
        <w:fldChar w:fldCharType="begin"/>
      </w:r>
      <w:r w:rsidR="00797A68">
        <w:instrText xml:space="preserve"> REF _Ref491520750 \h </w:instrText>
      </w:r>
      <w:r w:rsidR="00797A68">
        <w:fldChar w:fldCharType="end"/>
      </w:r>
      <w:r w:rsidR="00797A68">
        <w:t xml:space="preserve"> can</w:t>
      </w:r>
      <w:r w:rsidR="001F2E93">
        <w:t xml:space="preserve"> play a significant role in system-wide energy consumption.</w:t>
      </w:r>
      <w:r w:rsidR="005747E4">
        <w:t xml:space="preserve"> There are many methods available for decreasing the static power </w:t>
      </w:r>
      <w:r w:rsidR="00006264">
        <w:t>usage</w:t>
      </w:r>
      <w:r w:rsidR="005747E4">
        <w:t xml:space="preserve"> of peripherals</w:t>
      </w:r>
      <w:sdt>
        <w:sdtPr>
          <w:id w:val="-1927866089"/>
          <w:citation/>
        </w:sdtPr>
        <w:sdtContent>
          <w:r w:rsidR="00006264">
            <w:fldChar w:fldCharType="begin"/>
          </w:r>
          <w:r w:rsidR="00006264">
            <w:instrText xml:space="preserve"> CITATION Bro03 \l 1033 </w:instrText>
          </w:r>
          <w:r w:rsidR="00006264">
            <w:fldChar w:fldCharType="separate"/>
          </w:r>
          <w:r w:rsidR="00B22861">
            <w:rPr>
              <w:noProof/>
            </w:rPr>
            <w:t xml:space="preserve"> </w:t>
          </w:r>
          <w:r w:rsidR="00B22861" w:rsidRPr="00235E5B">
            <w:rPr>
              <w:noProof/>
            </w:rPr>
            <w:t>[1]</w:t>
          </w:r>
          <w:r w:rsidR="00006264">
            <w:fldChar w:fldCharType="end"/>
          </w:r>
        </w:sdtContent>
      </w:sdt>
      <w:sdt>
        <w:sdtPr>
          <w:id w:val="417058023"/>
          <w:citation/>
        </w:sdtPr>
        <w:sdtContent>
          <w:r w:rsidR="00006264">
            <w:fldChar w:fldCharType="begin"/>
          </w:r>
          <w:r w:rsidR="00006264">
            <w:instrText xml:space="preserve"> CITATION Kum08 \l 1033 </w:instrText>
          </w:r>
          <w:r w:rsidR="00006264">
            <w:fldChar w:fldCharType="separate"/>
          </w:r>
          <w:r w:rsidR="00B22861">
            <w:rPr>
              <w:noProof/>
            </w:rPr>
            <w:t xml:space="preserve"> </w:t>
          </w:r>
          <w:r w:rsidR="00B22861" w:rsidRPr="00235E5B">
            <w:rPr>
              <w:noProof/>
            </w:rPr>
            <w:t>[2]</w:t>
          </w:r>
          <w:r w:rsidR="00006264">
            <w:fldChar w:fldCharType="end"/>
          </w:r>
        </w:sdtContent>
      </w:sdt>
      <w:sdt>
        <w:sdtPr>
          <w:id w:val="-825590085"/>
          <w:citation/>
        </w:sdtPr>
        <w:sdtContent>
          <w:r w:rsidR="00006264">
            <w:fldChar w:fldCharType="begin"/>
          </w:r>
          <w:r w:rsidR="00006264">
            <w:instrText xml:space="preserve"> CITATION Dar12 \l 1033 </w:instrText>
          </w:r>
          <w:r w:rsidR="00006264">
            <w:fldChar w:fldCharType="separate"/>
          </w:r>
          <w:r w:rsidR="00B22861">
            <w:rPr>
              <w:noProof/>
            </w:rPr>
            <w:t xml:space="preserve"> </w:t>
          </w:r>
          <w:r w:rsidR="00B22861" w:rsidRPr="00235E5B">
            <w:rPr>
              <w:noProof/>
            </w:rPr>
            <w:t>[3]</w:t>
          </w:r>
          <w:r w:rsidR="00006264">
            <w:fldChar w:fldCharType="end"/>
          </w:r>
        </w:sdtContent>
      </w:sdt>
      <w:r w:rsidR="005747E4">
        <w:t>. PACER decrease</w:t>
      </w:r>
      <w:r w:rsidR="002C28A1">
        <w:t>s</w:t>
      </w:r>
      <w:r w:rsidR="005747E4">
        <w:t xml:space="preserve"> </w:t>
      </w:r>
      <w:r w:rsidR="00797A68">
        <w:t xml:space="preserve">dynamic </w:t>
      </w:r>
      <w:r w:rsidR="005747E4">
        <w:t>power cons</w:t>
      </w:r>
      <w:r w:rsidR="00797A68">
        <w:t>umption and latency</w:t>
      </w:r>
      <w:r w:rsidR="00661080">
        <w:t xml:space="preserve"> by </w:t>
      </w:r>
      <w:r w:rsidR="002C28A1">
        <w:t xml:space="preserve">exploiting </w:t>
      </w:r>
      <w:r w:rsidR="000D2AA2">
        <w:t xml:space="preserve">the slack between </w:t>
      </w:r>
      <w:r w:rsidR="002C28A1">
        <w:t>actual v</w:t>
      </w:r>
      <w:r w:rsidR="000D2AA2">
        <w:t>ersus</w:t>
      </w:r>
      <w:r w:rsidR="002C28A1">
        <w:t xml:space="preserve"> worst-case </w:t>
      </w:r>
      <w:r w:rsidR="00006264">
        <w:t>operation</w:t>
      </w:r>
      <w:r w:rsidR="002C28A1">
        <w:t xml:space="preserve"> time.</w:t>
      </w:r>
    </w:p>
    <w:p w14:paraId="00616744" w14:textId="571AA847" w:rsidR="00034759" w:rsidRDefault="00006264" w:rsidP="00CA69F9">
      <w:pPr>
        <w:pStyle w:val="BodyText"/>
      </w:pPr>
      <w:r>
        <w:t xml:space="preserve">Device </w:t>
      </w:r>
      <w:r w:rsidRPr="00006264">
        <w:t xml:space="preserve">manufacturers </w:t>
      </w:r>
      <w:r>
        <w:t>derive and specify</w:t>
      </w:r>
      <w:r w:rsidR="00CA69F9">
        <w:t xml:space="preserve"> </w:t>
      </w:r>
      <w:r>
        <w:t xml:space="preserve">the </w:t>
      </w:r>
      <w:r w:rsidR="00CA69F9">
        <w:t xml:space="preserve">worst-case </w:t>
      </w:r>
      <w:r>
        <w:t xml:space="preserve">operation </w:t>
      </w:r>
      <w:r w:rsidR="00CA69F9">
        <w:t xml:space="preserve">duration by </w:t>
      </w:r>
      <w:r>
        <w:t xml:space="preserve">summing </w:t>
      </w:r>
      <w:r w:rsidR="000513FA">
        <w:t xml:space="preserve">exacerbating </w:t>
      </w:r>
      <w:r w:rsidR="002C28A1">
        <w:t xml:space="preserve">factors </w:t>
      </w:r>
      <w:r w:rsidR="00CA69F9">
        <w:t xml:space="preserve">including </w:t>
      </w:r>
      <w:r w:rsidR="002C28A1">
        <w:t xml:space="preserve">age, </w:t>
      </w:r>
      <w:r w:rsidR="00CA69F9">
        <w:t>temperature</w:t>
      </w:r>
      <w:r w:rsidR="002C28A1">
        <w:t xml:space="preserve"> and voltage</w:t>
      </w:r>
      <w:r w:rsidR="00CA69F9">
        <w:t xml:space="preserve">. </w:t>
      </w:r>
      <w:r w:rsidR="00034759">
        <w:t xml:space="preserve">Using the worst-case </w:t>
      </w:r>
      <w:r w:rsidR="000513FA">
        <w:t>operation</w:t>
      </w:r>
      <w:r w:rsidR="00034759">
        <w:t xml:space="preserve"> time as a naïve guideline, the </w:t>
      </w:r>
      <w:r w:rsidR="00962B44">
        <w:t xml:space="preserve">worst-case </w:t>
      </w:r>
      <w:r w:rsidR="00034759">
        <w:t xml:space="preserve">energy consumption of a given operation is characterized by </w:t>
      </w:r>
      <w:r w:rsidR="00034759">
        <w:fldChar w:fldCharType="begin"/>
      </w:r>
      <w:r w:rsidR="00034759">
        <w:instrText xml:space="preserve"> REF _Ref491808306 \h </w:instrText>
      </w:r>
      <w:r w:rsidR="00034759">
        <w:fldChar w:fldCharType="separate"/>
      </w:r>
      <w:r w:rsidR="000C75AE">
        <w:t>(</w:t>
      </w:r>
      <w:r w:rsidR="000C75AE">
        <w:rPr>
          <w:noProof/>
        </w:rPr>
        <w:t>1)</w:t>
      </w:r>
      <w:r w:rsidR="00034759">
        <w:fldChar w:fldCharType="end"/>
      </w:r>
      <w:r w:rsidR="0003475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34759" w14:paraId="2C904CA2" w14:textId="77777777" w:rsidTr="00567F77">
        <w:tc>
          <w:tcPr>
            <w:tcW w:w="4762" w:type="pct"/>
            <w:vAlign w:val="center"/>
          </w:tcPr>
          <w:p w14:paraId="33C359F8" w14:textId="52282F31" w:rsidR="00034759" w:rsidRPr="0060529A" w:rsidRDefault="00697D7B"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r>
                      <w:rPr>
                        <w:rFonts w:ascii="Cambria Math" w:eastAsia="MS Mincho" w:hAnsi="Cambria Math"/>
                      </w:rPr>
                      <m:t>(t)dt</m:t>
                    </m:r>
                  </m:e>
                </m:nary>
                <m:r>
                  <w:rPr>
                    <w:rFonts w:ascii="Cambria Math" w:hAnsi="Cambria Math"/>
                  </w:rPr>
                  <m:t>+</m:t>
                </m:r>
                <m:nary>
                  <m:naryPr>
                    <m:limLoc m:val="subSup"/>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r>
                      <w:rPr>
                        <w:rFonts w:ascii="Cambria Math" w:eastAsia="MS Mincho" w:hAnsi="Cambria Math"/>
                      </w:rPr>
                      <m:t>(t)dt</m:t>
                    </m:r>
                  </m:e>
                </m:nary>
              </m:oMath>
            </m:oMathPara>
          </w:p>
        </w:tc>
        <w:tc>
          <w:tcPr>
            <w:tcW w:w="238" w:type="pct"/>
            <w:vAlign w:val="center"/>
          </w:tcPr>
          <w:p w14:paraId="685F56C2" w14:textId="1DBDB688" w:rsidR="00034759" w:rsidRDefault="00034759" w:rsidP="00567F77">
            <w:pPr>
              <w:pStyle w:val="BodyText"/>
              <w:spacing w:line="240" w:lineRule="auto"/>
              <w:ind w:firstLine="0"/>
              <w:jc w:val="center"/>
            </w:pPr>
            <w:bookmarkStart w:id="11" w:name="_Ref491808306"/>
            <w:r>
              <w:t>(</w:t>
            </w:r>
            <w:r w:rsidR="00697D7B">
              <w:fldChar w:fldCharType="begin"/>
            </w:r>
            <w:r w:rsidR="00697D7B">
              <w:instrText xml:space="preserve"> SEQ Equation \* ARABIC </w:instrText>
            </w:r>
            <w:r w:rsidR="00697D7B">
              <w:fldChar w:fldCharType="separate"/>
            </w:r>
            <w:r w:rsidR="000C75AE">
              <w:rPr>
                <w:noProof/>
              </w:rPr>
              <w:t>1</w:t>
            </w:r>
            <w:r w:rsidR="00697D7B">
              <w:rPr>
                <w:noProof/>
              </w:rPr>
              <w:fldChar w:fldCharType="end"/>
            </w:r>
            <w:r>
              <w:rPr>
                <w:noProof/>
              </w:rPr>
              <w:t>)</w:t>
            </w:r>
            <w:bookmarkEnd w:id="11"/>
          </w:p>
        </w:tc>
      </w:tr>
    </w:tbl>
    <w:p w14:paraId="36D8BBDE" w14:textId="5785E106" w:rsidR="00A12903" w:rsidRDefault="003F2813" w:rsidP="00CA69F9">
      <w:pPr>
        <w:pStyle w:val="BodyText"/>
      </w:pPr>
      <w:r>
        <w:t>Where</w:t>
      </w:r>
      <w:r w:rsidR="00A12903">
        <w:t xml:space="preserv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oMath>
      <w:r w:rsidR="00A12903">
        <w:t xml:space="preserve"> and</w:t>
      </w:r>
      <w:r>
        <w:t xml:space="preserve">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oMath>
      <w:r w:rsidR="00A12903">
        <w:t xml:space="preserve"> are the time and power comprising the actual operation while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oMath>
      <w:r w:rsidR="00A12903">
        <w:t xml:space="preserve"> and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oMath>
      <w:r w:rsidR="00A12903">
        <w:t xml:space="preserve"> are the time and power comprising the period between operation completion and the worst-case execution time.</w:t>
      </w:r>
    </w:p>
    <w:p w14:paraId="33AC0565" w14:textId="46169119" w:rsidR="00EF6BFB" w:rsidRDefault="00670F22" w:rsidP="00CA69F9">
      <w:pPr>
        <w:pStyle w:val="BodyText"/>
      </w:pPr>
      <w:r>
        <w:rPr>
          <w:noProof/>
        </w:rPr>
        <mc:AlternateContent>
          <mc:Choice Requires="wps">
            <w:drawing>
              <wp:anchor distT="0" distB="0" distL="114300" distR="114300" simplePos="0" relativeHeight="251663872" behindDoc="0" locked="0" layoutInCell="1" allowOverlap="1" wp14:anchorId="6C477738" wp14:editId="662AC0D7">
                <wp:simplePos x="0" y="0"/>
                <wp:positionH relativeFrom="column">
                  <wp:posOffset>3315335</wp:posOffset>
                </wp:positionH>
                <wp:positionV relativeFrom="paragraph">
                  <wp:posOffset>150368</wp:posOffset>
                </wp:positionV>
                <wp:extent cx="3086100" cy="182880"/>
                <wp:effectExtent l="0" t="0" r="0" b="7620"/>
                <wp:wrapTopAndBottom/>
                <wp:docPr id="4" name="Text Box 4"/>
                <wp:cNvGraphicFramePr/>
                <a:graphic xmlns:a="http://schemas.openxmlformats.org/drawingml/2006/main">
                  <a:graphicData uri="http://schemas.microsoft.com/office/word/2010/wordprocessingShape">
                    <wps:wsp>
                      <wps:cNvSpPr txBox="1"/>
                      <wps:spPr>
                        <a:xfrm>
                          <a:off x="0" y="0"/>
                          <a:ext cx="3086100" cy="182880"/>
                        </a:xfrm>
                        <a:prstGeom prst="rect">
                          <a:avLst/>
                        </a:prstGeom>
                        <a:solidFill>
                          <a:prstClr val="white"/>
                        </a:solidFill>
                        <a:ln>
                          <a:noFill/>
                        </a:ln>
                        <a:effectLst/>
                      </wps:spPr>
                      <wps:txbx>
                        <w:txbxContent>
                          <w:p w14:paraId="2501F488" w14:textId="7BD9C3B1" w:rsidR="00697D7B" w:rsidRPr="00D71A5D" w:rsidRDefault="00697D7B" w:rsidP="00567F77">
                            <w:pPr>
                              <w:pStyle w:val="Caption"/>
                              <w:rPr>
                                <w:noProof/>
                                <w:spacing w:val="-1"/>
                                <w:sz w:val="20"/>
                                <w:szCs w:val="20"/>
                              </w:rPr>
                            </w:pPr>
                            <w:bookmarkStart w:id="12" w:name="_Ref492658253"/>
                            <w:r>
                              <w:t xml:space="preserve">Figure </w:t>
                            </w:r>
                            <w:r>
                              <w:fldChar w:fldCharType="begin"/>
                            </w:r>
                            <w:r>
                              <w:instrText xml:space="preserve"> SEQ Figure \* ARABIC </w:instrText>
                            </w:r>
                            <w:r>
                              <w:fldChar w:fldCharType="separate"/>
                            </w:r>
                            <w:r w:rsidR="000C75AE">
                              <w:rPr>
                                <w:noProof/>
                              </w:rPr>
                              <w:t>1</w:t>
                            </w:r>
                            <w:r>
                              <w:rPr>
                                <w:noProof/>
                              </w:rPr>
                              <w:fldChar w:fldCharType="end"/>
                            </w:r>
                            <w:bookmarkEnd w:id="12"/>
                            <w:r w:rsidRPr="00BC4BA6">
                              <w:t xml:space="preserve">: </w:t>
                            </w:r>
                            <w:r>
                              <w:t xml:space="preserve">Typical Embedded </w:t>
                            </w:r>
                            <w:r w:rsidRPr="00BC4BA6">
                              <w:t xml:space="preserve">System </w:t>
                            </w:r>
                            <w:r>
                              <w:t>with Device Current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477738" id="_x0000_t202" coordsize="21600,21600" o:spt="202" path="m,l,21600r21600,l21600,xe">
                <v:stroke joinstyle="miter"/>
                <v:path gradientshapeok="t" o:connecttype="rect"/>
              </v:shapetype>
              <v:shape id="Text Box 4" o:spid="_x0000_s1026" type="#_x0000_t202" style="position:absolute;left:0;text-align:left;margin-left:261.05pt;margin-top:11.85pt;width:243pt;height:14.4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" stroked="f">
                <v:textbox inset="0,0,0,0">
                  <w:txbxContent>
                    <w:p w14:paraId="2501F488" w14:textId="7BD9C3B1" w:rsidR="00697D7B" w:rsidRPr="00D71A5D" w:rsidRDefault="00697D7B" w:rsidP="00567F77">
                      <w:pPr>
                        <w:pStyle w:val="Caption"/>
                        <w:rPr>
                          <w:noProof/>
                          <w:spacing w:val="-1"/>
                          <w:sz w:val="20"/>
                          <w:szCs w:val="20"/>
                        </w:rPr>
                      </w:pPr>
                      <w:bookmarkStart w:id="13" w:name="_Ref492658253"/>
                      <w:r>
                        <w:t xml:space="preserve">Figure </w:t>
                      </w:r>
                      <w:r>
                        <w:fldChar w:fldCharType="begin"/>
                      </w:r>
                      <w:r>
                        <w:instrText xml:space="preserve"> SEQ Figure \* ARABIC </w:instrText>
                      </w:r>
                      <w:r>
                        <w:fldChar w:fldCharType="separate"/>
                      </w:r>
                      <w:r w:rsidR="000C75AE">
                        <w:rPr>
                          <w:noProof/>
                        </w:rPr>
                        <w:t>1</w:t>
                      </w:r>
                      <w:r>
                        <w:rPr>
                          <w:noProof/>
                        </w:rPr>
                        <w:fldChar w:fldCharType="end"/>
                      </w:r>
                      <w:bookmarkEnd w:id="13"/>
                      <w:r w:rsidRPr="00BC4BA6">
                        <w:t xml:space="preserve">: </w:t>
                      </w:r>
                      <w:r>
                        <w:t xml:space="preserve">Typical Embedded </w:t>
                      </w:r>
                      <w:r w:rsidRPr="00BC4BA6">
                        <w:t xml:space="preserve">System </w:t>
                      </w:r>
                      <w:r>
                        <w:t>with Device Current Feedback</w:t>
                      </w:r>
                    </w:p>
                  </w:txbxContent>
                </v:textbox>
                <w10:wrap type="topAndBottom"/>
              </v:shape>
            </w:pict>
          </mc:Fallback>
        </mc:AlternateContent>
      </w:r>
      <w:r w:rsidR="00CA69F9">
        <w:t xml:space="preserve">Most peripheral devices provide a mechanism for signaling that operations completed earlier than the </w:t>
      </w:r>
      <w:r w:rsidR="00CA69F9">
        <w:t xml:space="preserve">maximum. </w:t>
      </w:r>
      <w:r w:rsidR="00347AFB">
        <w:t xml:space="preserve">However, </w:t>
      </w:r>
      <w:r w:rsidR="00913EA6">
        <w:t xml:space="preserve">using </w:t>
      </w:r>
      <w:r w:rsidR="00347AFB">
        <w:t xml:space="preserve">these mechanisms </w:t>
      </w:r>
      <w:r w:rsidR="00EF6BFB">
        <w:t>result</w:t>
      </w:r>
      <w:r w:rsidR="00913EA6">
        <w:t>s</w:t>
      </w:r>
      <w:r w:rsidR="00EF6BFB">
        <w:t xml:space="preserve"> in sub-optimal </w:t>
      </w:r>
      <w:r w:rsidR="00771CAD">
        <w:t xml:space="preserve">power </w:t>
      </w:r>
      <w:r w:rsidR="00EF6BFB">
        <w:t xml:space="preserve">performance. For example, a common method of detecting write completion on external non-volatile memory relies on polling a status register. Performing this </w:t>
      </w:r>
      <w:r w:rsidR="00962B44">
        <w:t xml:space="preserve">signaled </w:t>
      </w:r>
      <w:r w:rsidR="00EF6BFB">
        <w:t xml:space="preserve">method has </w:t>
      </w:r>
      <w:r w:rsidR="00AB713A">
        <w:t xml:space="preserve">power and energy </w:t>
      </w:r>
      <w:r w:rsidR="00EF6BFB">
        <w:t>consequences: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D2AA2" w14:paraId="58E85124" w14:textId="77777777" w:rsidTr="00A25CA4">
        <w:tc>
          <w:tcPr>
            <w:tcW w:w="4762" w:type="pct"/>
            <w:vAlign w:val="center"/>
          </w:tcPr>
          <w:p w14:paraId="6957D40C" w14:textId="77777777" w:rsidR="000D2AA2" w:rsidRPr="0060529A" w:rsidRDefault="00697D7B" w:rsidP="00A25CA4">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m:t>
                </m:r>
                <m:sSub>
                  <m:sSubPr>
                    <m:ctrlPr>
                      <w:rPr>
                        <w:rFonts w:ascii="Cambria Math" w:hAnsi="Cambria Math"/>
                        <w:i/>
                      </w:rPr>
                    </m:ctrlPr>
                  </m:sSubPr>
                  <m:e>
                    <m:r>
                      <w:rPr>
                        <w:rFonts w:ascii="Cambria Math" w:hAnsi="Cambria Math"/>
                      </w:rPr>
                      <m:t>P</m:t>
                    </m:r>
                  </m:e>
                  <m:sub>
                    <m:r>
                      <w:rPr>
                        <w:rFonts w:ascii="Cambria Math" w:hAnsi="Cambria Math"/>
                      </w:rPr>
                      <m:t>MCU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Comm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Match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Dev</m:t>
                    </m:r>
                  </m:sub>
                </m:sSub>
              </m:oMath>
            </m:oMathPara>
          </w:p>
        </w:tc>
        <w:tc>
          <w:tcPr>
            <w:tcW w:w="238" w:type="pct"/>
            <w:vAlign w:val="center"/>
          </w:tcPr>
          <w:p w14:paraId="696EC0D3" w14:textId="65803C49" w:rsidR="000D2AA2" w:rsidRDefault="000D2AA2" w:rsidP="00A25CA4">
            <w:pPr>
              <w:pStyle w:val="BodyText"/>
              <w:spacing w:line="240" w:lineRule="auto"/>
              <w:ind w:firstLine="0"/>
              <w:jc w:val="center"/>
            </w:pPr>
            <w:bookmarkStart w:id="14" w:name="_Ref492662193"/>
            <w:r>
              <w:t>(</w:t>
            </w:r>
            <w:r w:rsidR="00697D7B">
              <w:fldChar w:fldCharType="begin"/>
            </w:r>
            <w:r w:rsidR="00697D7B">
              <w:instrText xml:space="preserve"> SEQ Equation \* ARABIC </w:instrText>
            </w:r>
            <w:r w:rsidR="00697D7B">
              <w:fldChar w:fldCharType="separate"/>
            </w:r>
            <w:r w:rsidR="000C75AE">
              <w:rPr>
                <w:noProof/>
              </w:rPr>
              <w:t>2</w:t>
            </w:r>
            <w:r w:rsidR="00697D7B">
              <w:rPr>
                <w:noProof/>
              </w:rPr>
              <w:fldChar w:fldCharType="end"/>
            </w:r>
            <w:r>
              <w:rPr>
                <w:noProof/>
              </w:rPr>
              <w:t>)</w:t>
            </w:r>
            <w:bookmarkEnd w:id="14"/>
          </w:p>
        </w:tc>
      </w:tr>
    </w:tbl>
    <w:p w14:paraId="4819E7F7" w14:textId="77777777" w:rsidR="00EF6BFB" w:rsidRDefault="00697D7B"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MCU</m:t>
            </m:r>
          </m:sub>
        </m:sSub>
      </m:oMath>
      <w:r w:rsidR="00A02366">
        <w:t xml:space="preserve">: </w:t>
      </w:r>
      <w:r w:rsidR="00EF6BFB">
        <w:t xml:space="preserve">MCU must be active </w:t>
      </w:r>
      <w:r w:rsidR="00A02366">
        <w:t>while polling</w:t>
      </w:r>
    </w:p>
    <w:p w14:paraId="24E4C5E0" w14:textId="77777777" w:rsidR="00EF6BFB" w:rsidRDefault="00697D7B"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MCD</m:t>
            </m:r>
          </m:sub>
        </m:sSub>
      </m:oMath>
      <w:r w:rsidR="00A02366">
        <w:t xml:space="preserve">: </w:t>
      </w:r>
      <w:r w:rsidR="00EF6BFB">
        <w:t xml:space="preserve">MCU communications </w:t>
      </w:r>
      <w:r w:rsidR="00A02366">
        <w:t>driver</w:t>
      </w:r>
      <w:r w:rsidR="00EF6BFB">
        <w:t xml:space="preserve"> must be active</w:t>
      </w:r>
    </w:p>
    <w:p w14:paraId="7787DF5D" w14:textId="77777777" w:rsidR="00EF6BFB" w:rsidRDefault="00697D7B"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Comm</m:t>
            </m:r>
          </m:sub>
        </m:sSub>
      </m:oMath>
      <w:r w:rsidR="00A02366">
        <w:t>: Communications</w:t>
      </w:r>
      <w:r w:rsidR="00EF6BFB">
        <w:t xml:space="preserve"> incurs </w:t>
      </w:r>
      <m:oMath>
        <m:r>
          <w:rPr>
            <w:rFonts w:ascii="Cambria Math" w:hAnsi="Cambria Math"/>
          </w:rPr>
          <m:t>P=cf</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dd</m:t>
                </m:r>
              </m:sub>
            </m:sSub>
          </m:e>
          <m:sup>
            <m:r>
              <w:rPr>
                <w:rFonts w:ascii="Cambria Math" w:hAnsi="Cambria Math"/>
              </w:rPr>
              <m:t>2</m:t>
            </m:r>
          </m:sup>
        </m:sSup>
      </m:oMath>
      <w:r w:rsidR="00913EA6">
        <w:t xml:space="preserve"> </w:t>
      </w:r>
      <w:r w:rsidR="00EF6BFB">
        <w:t>penalty</w:t>
      </w:r>
    </w:p>
    <w:p w14:paraId="3290ED72" w14:textId="77777777" w:rsidR="00913EA6" w:rsidRDefault="00697D7B"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Match</m:t>
            </m:r>
          </m:sub>
        </m:sSub>
      </m:oMath>
      <w:r w:rsidR="00A02366">
        <w:t>:</w:t>
      </w:r>
      <w:r w:rsidR="00EF6BFB">
        <w:t xml:space="preserve"> MCU and device voltages must be matched</w:t>
      </w:r>
      <w:r w:rsidR="00913EA6">
        <w:t xml:space="preserve">. </w:t>
      </w:r>
    </w:p>
    <w:p w14:paraId="7CF1EF39" w14:textId="77777777" w:rsidR="00A02366" w:rsidRDefault="00A02366" w:rsidP="00913EA6">
      <w:pPr>
        <w:pStyle w:val="BodyText"/>
        <w:numPr>
          <w:ilvl w:val="1"/>
          <w:numId w:val="12"/>
        </w:numPr>
      </w:pPr>
      <w:r>
        <w:t>Neither can use dynamic voltage scaling</w:t>
      </w:r>
    </w:p>
    <w:p w14:paraId="6873627A" w14:textId="77777777" w:rsidR="00AB713A" w:rsidRDefault="00697D7B" w:rsidP="00AB713A">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Dev</m:t>
            </m:r>
          </m:sub>
        </m:sSub>
      </m:oMath>
      <w:r w:rsidR="00A02366">
        <w:t>:</w:t>
      </w:r>
      <w:r w:rsidR="00EF6BFB">
        <w:t xml:space="preserve"> </w:t>
      </w:r>
      <w:r w:rsidR="00A02366">
        <w:t>D</w:t>
      </w:r>
      <w:r w:rsidR="00EF6BFB">
        <w:t>evice communications driver must be active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962B44" w14:paraId="5F27F80B" w14:textId="77777777" w:rsidTr="00567F77">
        <w:tc>
          <w:tcPr>
            <w:tcW w:w="4762" w:type="pct"/>
            <w:vAlign w:val="center"/>
          </w:tcPr>
          <w:p w14:paraId="1C878F6A" w14:textId="2EE42F09" w:rsidR="00962B44" w:rsidRPr="0060529A" w:rsidRDefault="00697D7B"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d>
                      <m:dPr>
                        <m:ctrlPr>
                          <w:rPr>
                            <w:rFonts w:ascii="Cambria Math" w:eastAsia="MS Mincho" w:hAnsi="Cambria Math"/>
                            <w:i/>
                          </w:rPr>
                        </m:ctrlPr>
                      </m:dPr>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d>
                          <m:dPr>
                            <m:ctrlPr>
                              <w:rPr>
                                <w:rFonts w:ascii="Cambria Math" w:eastAsia="MS Mincho" w:hAnsi="Cambria Math"/>
                                <w:i/>
                              </w:rPr>
                            </m:ctrlPr>
                          </m:dPr>
                          <m:e>
                            <m:r>
                              <w:rPr>
                                <w:rFonts w:ascii="Cambria Math" w:eastAsia="MS Mincho" w:hAnsi="Cambria Math"/>
                              </w:rPr>
                              <m:t>t</m:t>
                            </m:r>
                          </m:e>
                        </m:d>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(t)</m:t>
                        </m:r>
                      </m:e>
                    </m:d>
                    <m:r>
                      <w:rPr>
                        <w:rFonts w:ascii="Cambria Math" w:eastAsia="MS Mincho" w:hAnsi="Cambria Math"/>
                      </w:rPr>
                      <m:t>dt</m:t>
                    </m:r>
                  </m:e>
                </m:nary>
              </m:oMath>
            </m:oMathPara>
          </w:p>
        </w:tc>
        <w:tc>
          <w:tcPr>
            <w:tcW w:w="238" w:type="pct"/>
            <w:vAlign w:val="center"/>
          </w:tcPr>
          <w:p w14:paraId="17958BFC" w14:textId="6B03C378" w:rsidR="00962B44" w:rsidRDefault="00962B44" w:rsidP="00567F77">
            <w:pPr>
              <w:pStyle w:val="BodyText"/>
              <w:spacing w:line="240" w:lineRule="auto"/>
              <w:ind w:firstLine="0"/>
              <w:jc w:val="center"/>
            </w:pPr>
            <w:bookmarkStart w:id="15" w:name="_Ref492662195"/>
            <w:r>
              <w:t>(</w:t>
            </w:r>
            <w:r w:rsidR="00697D7B">
              <w:fldChar w:fldCharType="begin"/>
            </w:r>
            <w:r w:rsidR="00697D7B">
              <w:instrText xml:space="preserve"> SEQ Equation \* ARABIC </w:instrText>
            </w:r>
            <w:r w:rsidR="00697D7B">
              <w:fldChar w:fldCharType="separate"/>
            </w:r>
            <w:r w:rsidR="000C75AE">
              <w:rPr>
                <w:noProof/>
              </w:rPr>
              <w:t>3</w:t>
            </w:r>
            <w:r w:rsidR="00697D7B">
              <w:rPr>
                <w:noProof/>
              </w:rPr>
              <w:fldChar w:fldCharType="end"/>
            </w:r>
            <w:r>
              <w:rPr>
                <w:noProof/>
              </w:rPr>
              <w:t>)</w:t>
            </w:r>
            <w:bookmarkEnd w:id="15"/>
          </w:p>
        </w:tc>
      </w:tr>
    </w:tbl>
    <w:p w14:paraId="02ED3302" w14:textId="0ECCE90C" w:rsidR="00962B44" w:rsidRDefault="00962B44" w:rsidP="00CA69F9">
      <w:pPr>
        <w:pStyle w:val="BodyText"/>
      </w:pPr>
      <w:r>
        <w:t xml:space="preserve">The components of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oMath>
      <w:r>
        <w:t xml:space="preserve"> are highly variable between </w:t>
      </w:r>
      <w:r w:rsidR="00162FE5">
        <w:t xml:space="preserve">microcontrollers, </w:t>
      </w:r>
      <w:r>
        <w:t xml:space="preserve">systems and devices. The signal may involve protocol-level </w:t>
      </w:r>
      <w:proofErr w:type="gramStart"/>
      <w:r>
        <w:t>communication</w:t>
      </w:r>
      <w:proofErr w:type="gramEnd"/>
      <w:r>
        <w:t xml:space="preserve"> or </w:t>
      </w:r>
      <w:r w:rsidR="00162FE5">
        <w:t xml:space="preserve">it </w:t>
      </w:r>
      <w:r>
        <w:t>may b</w:t>
      </w:r>
      <w:r w:rsidR="00567F77">
        <w:t>e as simple as an interrupt pin and that signal may traverse PCB traces with considerable capacitance.</w:t>
      </w:r>
      <w:r w:rsidR="00162FE5">
        <w:t xml:space="preserve"> </w:t>
      </w:r>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oMath>
      <w:r w:rsidR="00162FE5">
        <w:t xml:space="preserve">  can exceed </w:t>
      </w:r>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oMath>
    </w:p>
    <w:p w14:paraId="2D95DD6E" w14:textId="0880A939" w:rsidR="00CA69F9" w:rsidRDefault="005F7B52" w:rsidP="00CA69F9">
      <w:pPr>
        <w:pStyle w:val="BodyText"/>
      </w:pPr>
      <w:r>
        <w:t xml:space="preserve">Both interface methods incur a power penalty and the naïve </w:t>
      </w:r>
      <w:r w:rsidR="00567F77">
        <w:t xml:space="preserve">worst-case </w:t>
      </w:r>
      <w:r>
        <w:t xml:space="preserve">method also incurs a latency penalty. </w:t>
      </w:r>
      <w:r w:rsidR="00AB713A">
        <w:t xml:space="preserve">As </w:t>
      </w:r>
      <w:r w:rsidR="00B157BF">
        <w:t xml:space="preserve">the </w:t>
      </w:r>
      <w:r w:rsidR="00AB713A">
        <w:t xml:space="preserve">energy cost </w:t>
      </w:r>
      <w:r w:rsidR="00B157BF">
        <w:t xml:space="preserve">of computation </w:t>
      </w:r>
      <w:r w:rsidR="00AB713A">
        <w:t>continues to decrease</w:t>
      </w:r>
      <w:r w:rsidR="000059A8">
        <w:t xml:space="preserve"> in modern microcontrollers,</w:t>
      </w:r>
      <w:r w:rsidR="00AB713A">
        <w:t xml:space="preserve"> </w:t>
      </w:r>
      <w:r w:rsidR="000059A8">
        <w:t xml:space="preserve">it becomes more </w:t>
      </w:r>
      <w:r w:rsidR="00B157BF">
        <w:t>rewarding</w:t>
      </w:r>
      <w:r w:rsidR="000059A8">
        <w:t xml:space="preserve"> to use onboard intelligence to minimize </w:t>
      </w:r>
      <w:r w:rsidR="00C4418E">
        <w:t>the impact of power and latency penalties</w:t>
      </w:r>
      <w:r w:rsidR="000059A8">
        <w:t>.</w:t>
      </w:r>
      <w:r w:rsidR="00776F36">
        <w:t xml:space="preserve"> </w:t>
      </w:r>
      <w:r w:rsidR="00CA69F9">
        <w:t xml:space="preserve">PACER develops adaptive timing, current usage and charge consumption heuristics for estimating </w:t>
      </w:r>
      <w:r w:rsidR="00567F77">
        <w:t xml:space="preserve">or recognizing </w:t>
      </w:r>
      <w:r w:rsidR="00CA69F9">
        <w:t>early completion of peripheral operations</w:t>
      </w:r>
      <w:r w:rsidR="00205BB2">
        <w:t>, thus reducing total latency and energy consumption</w:t>
      </w:r>
      <w:r w:rsidR="00CA69F9">
        <w:t>.</w:t>
      </w:r>
    </w:p>
    <w:p w14:paraId="1C9559B2" w14:textId="1A87A70D" w:rsidR="00670F22" w:rsidRDefault="00670F22" w:rsidP="00CA69F9">
      <w:pPr>
        <w:pStyle w:val="BodyText"/>
      </w:pPr>
      <w:r>
        <w:t xml:space="preserve">The prediction is verified in real-time against the actual state and the heuristic is updated with the results. In this fashion, the algorithms are resistant to variations in behavior that may occur across the lifecycle of the device. PACER is evaluated against a variety of embedded peripherals and is </w:t>
      </w:r>
    </w:p>
    <w:p w14:paraId="5BD561C0" w14:textId="217CD1D9" w:rsidR="00BC3F14" w:rsidRDefault="00A205F5" w:rsidP="00BC3F14">
      <w:pPr>
        <w:pStyle w:val="BodyText"/>
      </w:pPr>
      <w:bookmarkStart w:id="16" w:name="_Ref491520745"/>
      <w:bookmarkStart w:id="17" w:name="_Ref491520750"/>
      <w:r>
        <w:rPr>
          <w:noProof/>
        </w:rPr>
        <w:drawing>
          <wp:anchor distT="0" distB="0" distL="114300" distR="114300" simplePos="0" relativeHeight="251661824" behindDoc="0" locked="0" layoutInCell="1" allowOverlap="1" wp14:anchorId="430F901A" wp14:editId="13A6227E">
            <wp:simplePos x="0" y="0"/>
            <wp:positionH relativeFrom="margin">
              <wp:posOffset>3314700</wp:posOffset>
            </wp:positionH>
            <wp:positionV relativeFrom="paragraph">
              <wp:posOffset>140335</wp:posOffset>
            </wp:positionV>
            <wp:extent cx="3086100" cy="11582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6100" cy="1158240"/>
                    </a:xfrm>
                    <a:prstGeom prst="rect">
                      <a:avLst/>
                    </a:prstGeom>
                  </pic:spPr>
                </pic:pic>
              </a:graphicData>
            </a:graphic>
            <wp14:sizeRelV relativeFrom="margin">
              <wp14:pctHeight>0</wp14:pctHeight>
            </wp14:sizeRelV>
          </wp:anchor>
        </w:drawing>
      </w:r>
      <w:bookmarkEnd w:id="16"/>
      <w:bookmarkEnd w:id="17"/>
      <w:r w:rsidR="00567F77">
        <w:br w:type="column"/>
      </w:r>
      <w:r w:rsidR="00670F22">
        <w:rPr>
          <w:noProof/>
        </w:rPr>
        <w:lastRenderedPageBreak/>
        <mc:AlternateContent>
          <mc:Choice Requires="wps">
            <w:drawing>
              <wp:anchor distT="0" distB="0" distL="114300" distR="114300" simplePos="0" relativeHeight="251660800" behindDoc="0" locked="0" layoutInCell="1" allowOverlap="1" wp14:anchorId="62625D06" wp14:editId="7AA381C8">
                <wp:simplePos x="0" y="0"/>
                <wp:positionH relativeFrom="margin">
                  <wp:posOffset>1270</wp:posOffset>
                </wp:positionH>
                <wp:positionV relativeFrom="paragraph">
                  <wp:posOffset>2772410</wp:posOffset>
                </wp:positionV>
                <wp:extent cx="6394450" cy="212090"/>
                <wp:effectExtent l="0" t="0" r="6350" b="0"/>
                <wp:wrapTopAndBottom/>
                <wp:docPr id="1" name="Text Box 1"/>
                <wp:cNvGraphicFramePr/>
                <a:graphic xmlns:a="http://schemas.openxmlformats.org/drawingml/2006/main">
                  <a:graphicData uri="http://schemas.microsoft.com/office/word/2010/wordprocessingShape">
                    <wps:wsp>
                      <wps:cNvSpPr txBox="1"/>
                      <wps:spPr>
                        <a:xfrm>
                          <a:off x="0" y="0"/>
                          <a:ext cx="6394450" cy="212090"/>
                        </a:xfrm>
                        <a:prstGeom prst="rect">
                          <a:avLst/>
                        </a:prstGeom>
                        <a:solidFill>
                          <a:prstClr val="white"/>
                        </a:solidFill>
                        <a:ln>
                          <a:noFill/>
                        </a:ln>
                      </wps:spPr>
                      <wps:txbx>
                        <w:txbxContent>
                          <w:p w14:paraId="2AF9D5A3" w14:textId="32620084" w:rsidR="00697D7B" w:rsidRPr="007C2550" w:rsidRDefault="00697D7B" w:rsidP="000D05CE">
                            <w:pPr>
                              <w:pStyle w:val="Caption"/>
                              <w:rPr>
                                <w:spacing w:val="-1"/>
                                <w:sz w:val="20"/>
                                <w:szCs w:val="20"/>
                              </w:rPr>
                            </w:pPr>
                            <w:bookmarkStart w:id="18" w:name="_Ref492321449"/>
                            <w:r>
                              <w:t xml:space="preserve">Figure </w:t>
                            </w:r>
                            <w:r>
                              <w:fldChar w:fldCharType="begin"/>
                            </w:r>
                            <w:r>
                              <w:instrText xml:space="preserve"> SEQ Figure \* ARABIC </w:instrText>
                            </w:r>
                            <w:r>
                              <w:fldChar w:fldCharType="separate"/>
                            </w:r>
                            <w:r w:rsidR="000C75AE">
                              <w:rPr>
                                <w:noProof/>
                              </w:rPr>
                              <w:t>2</w:t>
                            </w:r>
                            <w:r>
                              <w:rPr>
                                <w:noProof/>
                              </w:rPr>
                              <w:fldChar w:fldCharType="end"/>
                            </w:r>
                            <w:bookmarkEnd w:id="18"/>
                            <w:r>
                              <w:t>: A Typical External Memory Transaction with IODVS and PACER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25D06" id="Text Box 1" o:spid="_x0000_s1027" type="#_x0000_t202" style="position:absolute;left:0;text-align:left;margin-left:.1pt;margin-top:218.3pt;width:503.5pt;height:16.7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" stroked="f">
                <v:textbox inset="0,0,0,0">
                  <w:txbxContent>
                    <w:p w14:paraId="2AF9D5A3" w14:textId="32620084" w:rsidR="00697D7B" w:rsidRPr="007C2550" w:rsidRDefault="00697D7B" w:rsidP="000D05CE">
                      <w:pPr>
                        <w:pStyle w:val="Caption"/>
                        <w:rPr>
                          <w:spacing w:val="-1"/>
                          <w:sz w:val="20"/>
                          <w:szCs w:val="20"/>
                        </w:rPr>
                      </w:pPr>
                      <w:bookmarkStart w:id="19" w:name="_Ref492321449"/>
                      <w:r>
                        <w:t xml:space="preserve">Figure </w:t>
                      </w:r>
                      <w:r>
                        <w:fldChar w:fldCharType="begin"/>
                      </w:r>
                      <w:r>
                        <w:instrText xml:space="preserve"> SEQ Figure \* ARABIC </w:instrText>
                      </w:r>
                      <w:r>
                        <w:fldChar w:fldCharType="separate"/>
                      </w:r>
                      <w:r w:rsidR="000C75AE">
                        <w:rPr>
                          <w:noProof/>
                        </w:rPr>
                        <w:t>2</w:t>
                      </w:r>
                      <w:r>
                        <w:rPr>
                          <w:noProof/>
                        </w:rPr>
                        <w:fldChar w:fldCharType="end"/>
                      </w:r>
                      <w:bookmarkEnd w:id="19"/>
                      <w:r>
                        <w:t>: A Typical External Memory Transaction with IODVS and PACER</w:t>
                      </w:r>
                    </w:p>
                  </w:txbxContent>
                </v:textbox>
                <w10:wrap type="topAndBottom" anchorx="margin"/>
              </v:shape>
            </w:pict>
          </mc:Fallback>
        </mc:AlternateContent>
      </w:r>
      <w:r w:rsidR="00BC3F14">
        <w:rPr>
          <w:noProof/>
        </w:rPr>
        <w:drawing>
          <wp:anchor distT="0" distB="0" distL="114300" distR="114300" simplePos="0" relativeHeight="251658752" behindDoc="0" locked="0" layoutInCell="1" allowOverlap="1" wp14:anchorId="3B0B8F81" wp14:editId="742A5CB6">
            <wp:simplePos x="0" y="0"/>
            <wp:positionH relativeFrom="margin">
              <wp:posOffset>0</wp:posOffset>
            </wp:positionH>
            <wp:positionV relativeFrom="paragraph">
              <wp:posOffset>-562</wp:posOffset>
            </wp:positionV>
            <wp:extent cx="6394450" cy="2771775"/>
            <wp:effectExtent l="0" t="0" r="6350" b="9525"/>
            <wp:wrapTopAndBottom/>
            <wp:docPr id="12" name="Picture 12" descr="C:\Users\drmoore\AppData\Local\Microsoft\Windows\INetCache\Content.Word\Mai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moore\AppData\Local\Microsoft\Windows\INetCache\Content.Word\MainFig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445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9F9">
        <w:t xml:space="preserve">shown to </w:t>
      </w:r>
      <w:r w:rsidR="00E34CBD">
        <w:t xml:space="preserve">significantly </w:t>
      </w:r>
      <w:r w:rsidR="00CA69F9">
        <w:t xml:space="preserve">decrease </w:t>
      </w:r>
      <w:r w:rsidR="00E34CBD">
        <w:t xml:space="preserve">both </w:t>
      </w:r>
      <w:r w:rsidR="00CA69F9">
        <w:t xml:space="preserve">energy consumption </w:t>
      </w:r>
      <w:r w:rsidR="00E34CBD">
        <w:t xml:space="preserve">and </w:t>
      </w:r>
      <w:r w:rsidR="00CA69F9">
        <w:t xml:space="preserve">latency </w:t>
      </w:r>
      <w:r w:rsidR="00E34CBD">
        <w:t xml:space="preserve">of peripherals </w:t>
      </w:r>
      <w:r w:rsidR="00CA69F9">
        <w:t>with minimal computational overhead.</w:t>
      </w:r>
    </w:p>
    <w:p w14:paraId="1E063586" w14:textId="539E7BBF" w:rsidR="00E34CBD" w:rsidRDefault="00BC3F14" w:rsidP="00BC3F14">
      <w:pPr>
        <w:pStyle w:val="BodyText"/>
      </w:pPr>
      <w:del w:id="20" w:author="Dan Moore" w:date="2017-12-07T22:03:00Z">
        <w:r w:rsidDel="00697D7B">
          <w:delText>Consider the peripheral operation of writing</w:delText>
        </w:r>
        <w:r w:rsidR="00CA69F9" w:rsidDel="00697D7B">
          <w:delText xml:space="preserve"> a</w:delText>
        </w:r>
        <w:r w:rsidR="000E4A6B" w:rsidDel="00697D7B">
          <w:delText>n</w:delText>
        </w:r>
        <w:r w:rsidR="00CA69F9" w:rsidDel="00697D7B">
          <w:delText xml:space="preserve"> EEPROM </w:delText>
        </w:r>
        <w:r w:rsidR="000E4A6B" w:rsidDel="00697D7B">
          <w:delText xml:space="preserve">page </w:delText>
        </w:r>
        <w:r w:rsidR="00CA69F9" w:rsidDel="00697D7B">
          <w:delText xml:space="preserve">is specified </w:delText>
        </w:r>
        <w:r w:rsidR="000E4A6B" w:rsidDel="00697D7B">
          <w:delText xml:space="preserve">for </w:delText>
        </w:r>
        <w:r w:rsidDel="00697D7B">
          <w:delText xml:space="preserve">a worst-case </w:delText>
        </w:r>
        <w:r w:rsidR="00CA69F9" w:rsidDel="00697D7B">
          <w:delText>duration of 5ms. The c</w:delText>
        </w:r>
        <w:r w:rsidR="000E4A6B" w:rsidDel="00697D7B">
          <w:delText>urrent consumption profile of an</w:delText>
        </w:r>
        <w:r w:rsidR="00CA69F9" w:rsidDel="00697D7B">
          <w:delText xml:space="preserve"> EEPROM write operation at varying voltages is shown in</w:delText>
        </w:r>
        <w:r w:rsidR="00C4418E" w:rsidDel="00697D7B">
          <w:delText xml:space="preserve"> </w:delText>
        </w:r>
      </w:del>
      <w:r w:rsidR="00C4418E">
        <w:fldChar w:fldCharType="begin"/>
      </w:r>
      <w:r w:rsidR="00C4418E">
        <w:instrText xml:space="preserve"> REF _Ref492321449 \h </w:instrText>
      </w:r>
      <w:r w:rsidR="00C4418E">
        <w:fldChar w:fldCharType="separate"/>
      </w:r>
      <w:r w:rsidR="000C75AE">
        <w:t xml:space="preserve">Figure </w:t>
      </w:r>
      <w:r w:rsidR="000C75AE">
        <w:rPr>
          <w:noProof/>
        </w:rPr>
        <w:t>2</w:t>
      </w:r>
      <w:r w:rsidR="00C4418E">
        <w:fldChar w:fldCharType="end"/>
      </w:r>
      <w:ins w:id="21" w:author="Dan Moore" w:date="2017-12-07T22:04:00Z">
        <w:r w:rsidR="00D3321B">
          <w:t xml:space="preserve"> </w:t>
        </w:r>
        <w:r w:rsidR="00D3321B" w:rsidRPr="00D3321B">
          <w:t xml:space="preserve">shows the current profile for the </w:t>
        </w:r>
        <w:r w:rsidR="00D3321B">
          <w:t xml:space="preserve">common </w:t>
        </w:r>
        <w:r w:rsidR="00D3321B" w:rsidRPr="00D3321B">
          <w:t xml:space="preserve">peripheral operation of writing </w:t>
        </w:r>
      </w:ins>
      <w:ins w:id="22" w:author="Dan Moore" w:date="2017-12-07T22:05:00Z">
        <w:r w:rsidR="00D3321B">
          <w:t>a page to EEPROM</w:t>
        </w:r>
      </w:ins>
      <w:ins w:id="23" w:author="Dan Moore" w:date="2017-12-07T22:04:00Z">
        <w:r w:rsidR="00D3321B" w:rsidRPr="00D3321B">
          <w:t>. The manufacturer-specified mandatory wait period is 5ms, beginning about the 1.75ms mark</w:t>
        </w:r>
      </w:ins>
      <w:r w:rsidR="004276BF">
        <w:t>.</w:t>
      </w:r>
      <w:r w:rsidR="00366373">
        <w:t xml:space="preserve"> </w:t>
      </w:r>
      <w:r w:rsidR="00CA69F9">
        <w:t>As the devic</w:t>
      </w:r>
      <w:r w:rsidR="00DD63EB">
        <w:t xml:space="preserve">e transitions through the Idle </w:t>
      </w:r>
      <w:r w:rsidR="00DD63EB">
        <w:sym w:font="Wingdings" w:char="F0E0"/>
      </w:r>
      <w:r w:rsidR="00DD63EB">
        <w:t xml:space="preserve"> </w:t>
      </w:r>
      <w:r w:rsidR="00CA69F9">
        <w:t xml:space="preserve">Write </w:t>
      </w:r>
      <w:r w:rsidR="00DD63EB">
        <w:sym w:font="Wingdings" w:char="F0E0"/>
      </w:r>
      <w:r w:rsidR="00CA69F9">
        <w:t xml:space="preserve"> Wait </w:t>
      </w:r>
      <w:r w:rsidR="00DD63EB">
        <w:sym w:font="Wingdings" w:char="F0E0"/>
      </w:r>
      <w:r w:rsidR="00CA69F9">
        <w:t xml:space="preserve"> Verify states, it can be inferred from the current profile that the operation completed by the </w:t>
      </w:r>
      <w:del w:id="24" w:author="Dan Moore" w:date="2017-12-07T22:05:00Z">
        <w:r w:rsidR="00CA69F9" w:rsidDel="00D3321B">
          <w:delText xml:space="preserve">5ms </w:delText>
        </w:r>
      </w:del>
      <w:ins w:id="25" w:author="Dan Moore" w:date="2017-12-07T22:05:00Z">
        <w:r w:rsidR="00D3321B">
          <w:t>4.75</w:t>
        </w:r>
        <w:r w:rsidR="00D3321B">
          <w:t xml:space="preserve">ms </w:t>
        </w:r>
      </w:ins>
      <w:r w:rsidR="00CA69F9">
        <w:t>mark and that it was not necessary to delay until approximately 6.5ms p</w:t>
      </w:r>
      <w:r w:rsidR="00366373">
        <w:t>er the specification.</w:t>
      </w:r>
      <w:ins w:id="26" w:author="Dan Moore" w:date="2017-12-07T22:06:00Z">
        <w:r w:rsidR="00D3321B">
          <w:t xml:space="preserve"> This 1.75ms differential is slack that </w:t>
        </w:r>
      </w:ins>
      <w:ins w:id="27" w:author="Dan Moore" w:date="2017-12-07T22:07:00Z">
        <w:r w:rsidR="00D3321B">
          <w:t>can be exploited to decrease latency.</w:t>
        </w:r>
      </w:ins>
    </w:p>
    <w:p w14:paraId="65634D7F" w14:textId="74DB0FCF" w:rsidR="00FD68C3" w:rsidRDefault="00CE53B0" w:rsidP="00CE53B0">
      <w:pPr>
        <w:pStyle w:val="BodyText"/>
      </w:pPr>
      <w:r>
        <w:t xml:space="preserve">There are a wide variety of peripheral devices with a correspondingly wide variety of completion determinism and current profiles. </w:t>
      </w:r>
      <w:r w:rsidR="0023690F">
        <w:t xml:space="preserve">PACER introduces </w:t>
      </w:r>
      <w:r w:rsidR="00BC3F14">
        <w:t xml:space="preserve">three </w:t>
      </w:r>
      <w:r w:rsidR="0023690F">
        <w:t>method</w:t>
      </w:r>
      <w:r w:rsidR="00BC3F14">
        <w:t>s</w:t>
      </w:r>
      <w:r w:rsidR="0023690F">
        <w:t xml:space="preserve"> by which the host MCU can estimate or detect early completion of peripheral operations while also minimizing </w:t>
      </w:r>
      <w:r w:rsidR="00BC3F14">
        <w:t>computational overhead.</w:t>
      </w:r>
      <w:r>
        <w:t xml:space="preserve"> </w:t>
      </w:r>
      <w:r w:rsidR="00CA69F9">
        <w:t xml:space="preserve">Devices with highly deterministic timing </w:t>
      </w:r>
      <w:r w:rsidR="00A332B9">
        <w:t>respond best to the timing heuristic while those with variable timing respond best to current or charge heuristics.</w:t>
      </w:r>
      <w:r>
        <w:t xml:space="preserve"> </w:t>
      </w:r>
      <w:r w:rsidR="00A332B9">
        <w:t xml:space="preserve">Through </w:t>
      </w:r>
      <w:r>
        <w:t xml:space="preserve">low-overhead </w:t>
      </w:r>
      <w:r w:rsidR="00A332B9">
        <w:t xml:space="preserve">early completion detection, </w:t>
      </w:r>
      <w:r>
        <w:t xml:space="preserve">PACER </w:t>
      </w:r>
      <w:r w:rsidR="00A332B9">
        <w:t xml:space="preserve">is able to decrease both latency and </w:t>
      </w:r>
      <w:r>
        <w:t>system-wide energy consumption.</w:t>
      </w:r>
    </w:p>
    <w:p w14:paraId="2DA0DCB3" w14:textId="77777777" w:rsidR="00391A50" w:rsidRPr="005A74AF" w:rsidRDefault="00C95F77" w:rsidP="00BC3F14">
      <w:pPr>
        <w:pStyle w:val="Heading1"/>
      </w:pPr>
      <w:r>
        <w:t>Related Work</w:t>
      </w:r>
    </w:p>
    <w:p w14:paraId="07882EEA" w14:textId="01981E41" w:rsidR="00FA5C34" w:rsidRDefault="00C33EFC" w:rsidP="00C33EFC">
      <w:pPr>
        <w:pStyle w:val="BodyText"/>
      </w:pPr>
      <w:r>
        <w:t>Intra-Operation Dynamic Voltage Scaling</w:t>
      </w:r>
      <w:sdt>
        <w:sdtPr>
          <w:id w:val="1819841346"/>
          <w:citation/>
        </w:sdtPr>
        <w:sdtContent>
          <w:r>
            <w:fldChar w:fldCharType="begin"/>
          </w:r>
          <w:r w:rsidR="001A3D8D">
            <w:instrText xml:space="preserve">CITATION Moo15 \l 1033 </w:instrText>
          </w:r>
          <w:r>
            <w:fldChar w:fldCharType="separate"/>
          </w:r>
          <w:r w:rsidR="00B22861">
            <w:rPr>
              <w:noProof/>
            </w:rPr>
            <w:t xml:space="preserve"> </w:t>
          </w:r>
          <w:r w:rsidR="00B22861" w:rsidRPr="00235E5B">
            <w:rPr>
              <w:noProof/>
            </w:rPr>
            <w:t>[4]</w:t>
          </w:r>
          <w:r>
            <w:fldChar w:fldCharType="end"/>
          </w:r>
        </w:sdtContent>
      </w:sdt>
      <w:r>
        <w:t xml:space="preserve"> (IODVS) has been shown to significantly reduce the energy consumption of embedded peripherals (Flash, EEPROM, sensors, etc.) during their voltage-independent states. These states typically occur during mandatory delay periods </w:t>
      </w:r>
      <w:r w:rsidR="00ED69DB">
        <w:t xml:space="preserve">while </w:t>
      </w:r>
      <w:r>
        <w:t xml:space="preserve">the </w:t>
      </w:r>
      <w:r w:rsidR="00ED69DB">
        <w:t xml:space="preserve">peripheral </w:t>
      </w:r>
      <w:r>
        <w:t xml:space="preserve">completes a specified operation. </w:t>
      </w:r>
      <w:r w:rsidR="00FA5C34">
        <w:t xml:space="preserve">When implementing IODVS, the host MCU and peripheral devices are placed on different voltage domains throughout the course of the voltage-independent state. Because of this, it is not possible for the MCU to poll the peripheral device for operation completion. Polling is also shown to be a rather costly operation due to </w:t>
      </w:r>
      <w:r w:rsidR="00FA5C34">
        <w:fldChar w:fldCharType="begin"/>
      </w:r>
      <w:r w:rsidR="00FA5C34">
        <w:instrText xml:space="preserve"> REF _Ref492662193 \h </w:instrText>
      </w:r>
      <w:r w:rsidR="00FA5C34">
        <w:fldChar w:fldCharType="separate"/>
      </w:r>
      <w:r w:rsidR="000C75AE">
        <w:t>(</w:t>
      </w:r>
      <w:r w:rsidR="000C75AE">
        <w:rPr>
          <w:noProof/>
        </w:rPr>
        <w:t>2)</w:t>
      </w:r>
      <w:r w:rsidR="00FA5C34">
        <w:fldChar w:fldCharType="end"/>
      </w:r>
      <w:r w:rsidR="00FA5C34">
        <w:t xml:space="preserve"> and </w:t>
      </w:r>
      <w:r w:rsidR="00FA5C34">
        <w:fldChar w:fldCharType="begin"/>
      </w:r>
      <w:r w:rsidR="00FA5C34">
        <w:instrText xml:space="preserve"> REF _Ref492662195 \h </w:instrText>
      </w:r>
      <w:r w:rsidR="00FA5C34">
        <w:fldChar w:fldCharType="separate"/>
      </w:r>
      <w:r w:rsidR="000C75AE">
        <w:t>(</w:t>
      </w:r>
      <w:r w:rsidR="000C75AE">
        <w:rPr>
          <w:noProof/>
        </w:rPr>
        <w:t>3)</w:t>
      </w:r>
      <w:r w:rsidR="00FA5C34">
        <w:fldChar w:fldCharType="end"/>
      </w:r>
      <w:r w:rsidR="00FA5C34">
        <w:t>. Without the ability to communicate to the peripheral device, PACER is necessary to achieve minimal operation latencies.</w:t>
      </w:r>
    </w:p>
    <w:p w14:paraId="654E0725" w14:textId="77777777" w:rsidR="00A56378" w:rsidRDefault="00A56378" w:rsidP="00A56378">
      <w:pPr>
        <w:pStyle w:val="Heading2"/>
      </w:pPr>
      <w:r>
        <w:t>Timing Heuristic</w:t>
      </w:r>
    </w:p>
    <w:p w14:paraId="7D750448" w14:textId="09A8C737" w:rsidR="00A56378" w:rsidRDefault="00A56378" w:rsidP="00A56378">
      <w:pPr>
        <w:pStyle w:val="BodyText"/>
      </w:pPr>
      <w:r>
        <w:t xml:space="preserve">Peripheral operations can vary in their latency or completion times due to a number of factors. Temperature can significantly affect the completion time for peripherals with </w:t>
      </w:r>
      <w:r w:rsidR="003E779D">
        <w:t>deterministic</w:t>
      </w:r>
      <w:r>
        <w:t xml:space="preserve"> timing require</w:t>
      </w:r>
      <w:r w:rsidR="003E779D">
        <w:t xml:space="preserve">ments such as DRAM </w:t>
      </w:r>
      <w:sdt>
        <w:sdtPr>
          <w:id w:val="-497042265"/>
          <w:citation/>
        </w:sdtPr>
        <w:sdtContent>
          <w:r w:rsidR="003E779D">
            <w:fldChar w:fldCharType="begin"/>
          </w:r>
          <w:r w:rsidR="003E779D">
            <w:instrText xml:space="preserve"> CITATION Don15 \l 1033 </w:instrText>
          </w:r>
          <w:r w:rsidR="003E779D">
            <w:fldChar w:fldCharType="separate"/>
          </w:r>
          <w:r w:rsidR="00B22861" w:rsidRPr="00235E5B">
            <w:rPr>
              <w:noProof/>
            </w:rPr>
            <w:t>[5]</w:t>
          </w:r>
          <w:r w:rsidR="003E779D">
            <w:fldChar w:fldCharType="end"/>
          </w:r>
        </w:sdtContent>
      </w:sdt>
      <w:r>
        <w:t>. Device aging can also affect timing due to a number of issues resulting from fun</w:t>
      </w:r>
      <w:r w:rsidR="003E779D">
        <w:t xml:space="preserve">damental semiconductor physics </w:t>
      </w:r>
      <w:sdt>
        <w:sdtPr>
          <w:id w:val="-780646173"/>
          <w:citation/>
        </w:sdtPr>
        <w:sdtContent>
          <w:r w:rsidR="003E779D">
            <w:fldChar w:fldCharType="begin"/>
          </w:r>
          <w:r w:rsidR="003E779D">
            <w:instrText xml:space="preserve"> CITATION Sad15 \l 1033 </w:instrText>
          </w:r>
          <w:r w:rsidR="003E779D">
            <w:fldChar w:fldCharType="separate"/>
          </w:r>
          <w:r w:rsidR="00B22861" w:rsidRPr="00235E5B">
            <w:rPr>
              <w:noProof/>
            </w:rPr>
            <w:t>[6]</w:t>
          </w:r>
          <w:r w:rsidR="003E779D">
            <w:fldChar w:fldCharType="end"/>
          </w:r>
        </w:sdtContent>
      </w:sdt>
      <w:r>
        <w:t>. Furthermore, some devices simply have non-deterministic completion times due to features such as MMUs and caches that are implemented in various data storage devices like Micro-SD cards, or age and wear as they effect FLASH storage timing.</w:t>
      </w:r>
    </w:p>
    <w:p w14:paraId="0D32494D" w14:textId="2C5EB364" w:rsidR="00A56378" w:rsidRPr="00A56378" w:rsidRDefault="00A56378" w:rsidP="00A56378">
      <w:pPr>
        <w:pStyle w:val="BodyText"/>
      </w:pPr>
      <w:r>
        <w:t>Because the latency can vary significantly between operations, it is necessary to develop a timing heuristic that can adapt to slowly changing effects like age and temperature as well as rapidly changing factors like cache hits and misses. Adaptive delay e</w:t>
      </w:r>
      <w:r w:rsidR="003E779D">
        <w:t xml:space="preserve">stimation is not a new problem </w:t>
      </w:r>
      <w:sdt>
        <w:sdtPr>
          <w:id w:val="1323394569"/>
          <w:citation/>
        </w:sdtPr>
        <w:sdtContent>
          <w:r w:rsidR="003E779D">
            <w:fldChar w:fldCharType="begin"/>
          </w:r>
          <w:r w:rsidR="003E779D">
            <w:instrText xml:space="preserve"> CITATION Ett81 \l 1033 </w:instrText>
          </w:r>
          <w:r w:rsidR="003E779D">
            <w:fldChar w:fldCharType="separate"/>
          </w:r>
          <w:r w:rsidR="00B22861" w:rsidRPr="00235E5B">
            <w:rPr>
              <w:noProof/>
            </w:rPr>
            <w:t>[7]</w:t>
          </w:r>
          <w:r w:rsidR="003E779D">
            <w:fldChar w:fldCharType="end"/>
          </w:r>
        </w:sdtContent>
      </w:sdt>
      <w:r>
        <w:t xml:space="preserve"> and research continues to compensate for non-deterministic delay with different approaches for wireless communications, control sy</w:t>
      </w:r>
      <w:r w:rsidR="003E779D">
        <w:t xml:space="preserve">stems and mass storage latency </w:t>
      </w:r>
      <w:sdt>
        <w:sdtPr>
          <w:id w:val="-1540657263"/>
          <w:citation/>
        </w:sdtPr>
        <w:sdtContent>
          <w:r w:rsidR="003E779D">
            <w:fldChar w:fldCharType="begin"/>
          </w:r>
          <w:r w:rsidR="003E779D">
            <w:instrText xml:space="preserve"> CITATION Tar12 \l 1033 </w:instrText>
          </w:r>
          <w:r w:rsidR="003E779D">
            <w:fldChar w:fldCharType="separate"/>
          </w:r>
          <w:r w:rsidR="00B22861" w:rsidRPr="00235E5B">
            <w:rPr>
              <w:noProof/>
            </w:rPr>
            <w:t>[8]</w:t>
          </w:r>
          <w:r w:rsidR="003E779D">
            <w:fldChar w:fldCharType="end"/>
          </w:r>
        </w:sdtContent>
      </w:sdt>
      <w:r>
        <w:t>.</w:t>
      </w:r>
    </w:p>
    <w:p w14:paraId="5D32CE49" w14:textId="77777777" w:rsidR="00A56378" w:rsidRDefault="00A56378" w:rsidP="00A56378">
      <w:pPr>
        <w:pStyle w:val="Heading2"/>
      </w:pPr>
      <w:r>
        <w:t>Energy Heuristic</w:t>
      </w:r>
    </w:p>
    <w:p w14:paraId="0120B305" w14:textId="5AFBF8AA" w:rsidR="00A56378" w:rsidRPr="00A56378" w:rsidRDefault="00A56378" w:rsidP="00A56378">
      <w:pPr>
        <w:pStyle w:val="BodyText"/>
      </w:pPr>
      <w:r w:rsidRPr="00A56378">
        <w:t>For devices with highly variable timing and dynamic current consumption characteristics, integrating the current consumption of the device throughout an operation can allow for better detection of completion. Some operations can be characterized by the amount of charge necessary to complete them. This technique is referred to as “coulomb counting” and is a common technique used to determine the state of charge in recha</w:t>
      </w:r>
      <w:r w:rsidR="003E779D">
        <w:t xml:space="preserve">rgeable batteries </w:t>
      </w:r>
      <w:sdt>
        <w:sdtPr>
          <w:id w:val="1673980507"/>
          <w:citation/>
        </w:sdtPr>
        <w:sdtContent>
          <w:r w:rsidR="00A809F8">
            <w:fldChar w:fldCharType="begin"/>
          </w:r>
          <w:r w:rsidR="00A809F8">
            <w:instrText xml:space="preserve"> CITATION Mac13 \l 1033 </w:instrText>
          </w:r>
          <w:r w:rsidR="00A809F8">
            <w:fldChar w:fldCharType="separate"/>
          </w:r>
          <w:r w:rsidR="00B22861" w:rsidRPr="00235E5B">
            <w:rPr>
              <w:noProof/>
            </w:rPr>
            <w:t>[9]</w:t>
          </w:r>
          <w:r w:rsidR="00A809F8">
            <w:fldChar w:fldCharType="end"/>
          </w:r>
        </w:sdtContent>
      </w:sdt>
      <w:r w:rsidRPr="00A56378">
        <w:t>.</w:t>
      </w:r>
    </w:p>
    <w:p w14:paraId="5E807AE4" w14:textId="77777777" w:rsidR="00A56378" w:rsidRDefault="00A56378" w:rsidP="00A56378">
      <w:pPr>
        <w:pStyle w:val="Heading2"/>
      </w:pPr>
      <w:r>
        <w:t>Current Heuristic</w:t>
      </w:r>
    </w:p>
    <w:p w14:paraId="01F75FE3" w14:textId="77777777" w:rsidR="00A56378" w:rsidRDefault="00A56378" w:rsidP="00A56378">
      <w:pPr>
        <w:pStyle w:val="BodyText"/>
      </w:pPr>
      <w:r>
        <w:t>The completion of some peripheral operations are easily detectable by their current consumption profile. These devices have a distinct and deterministic current profile that can be characterized and used to estimate the moment when an operation completes.</w:t>
      </w:r>
    </w:p>
    <w:p w14:paraId="0A264B5A" w14:textId="1E3900F9" w:rsidR="00A56378" w:rsidRPr="00A56378" w:rsidRDefault="00A56378" w:rsidP="00A56378">
      <w:pPr>
        <w:pStyle w:val="BodyText"/>
      </w:pPr>
      <w:r>
        <w:lastRenderedPageBreak/>
        <w:t>Simple and differential power analysis (SPA and DPA) attacks are performed by monitoring device current consumption with very fine grained detail. These attacks seek to undermine encryption techniques by monitoring the current consumption of the processor and detecting the moment at which the process</w:t>
      </w:r>
      <w:r w:rsidR="00A809F8">
        <w:t xml:space="preserve">or executes a branch operation </w:t>
      </w:r>
      <w:sdt>
        <w:sdtPr>
          <w:id w:val="2104145780"/>
          <w:citation/>
        </w:sdtPr>
        <w:sdtContent>
          <w:r w:rsidR="00A809F8">
            <w:fldChar w:fldCharType="begin"/>
          </w:r>
          <w:r w:rsidR="00A809F8">
            <w:instrText xml:space="preserve"> CITATION Mah15 \l 1033 </w:instrText>
          </w:r>
          <w:r w:rsidR="00A809F8">
            <w:fldChar w:fldCharType="separate"/>
          </w:r>
          <w:r w:rsidR="00B22861" w:rsidRPr="00235E5B">
            <w:rPr>
              <w:noProof/>
            </w:rPr>
            <w:t>[10]</w:t>
          </w:r>
          <w:r w:rsidR="00A809F8">
            <w:fldChar w:fldCharType="end"/>
          </w:r>
        </w:sdtContent>
      </w:sdt>
      <w:r>
        <w:t>. The attacks have been performed on an ARM Cortex MCU using AES and required an extensive m</w:t>
      </w:r>
      <w:r w:rsidR="00A809F8">
        <w:t xml:space="preserve">easurement setup to accomplish </w:t>
      </w:r>
      <w:sdt>
        <w:sdtPr>
          <w:id w:val="340138617"/>
          <w:citation/>
        </w:sdtPr>
        <w:sdtContent>
          <w:r w:rsidR="00A809F8">
            <w:fldChar w:fldCharType="begin"/>
          </w:r>
          <w:r w:rsidR="00A809F8">
            <w:instrText xml:space="preserve"> CITATION Pet14 \l 1033 </w:instrText>
          </w:r>
          <w:r w:rsidR="00A809F8">
            <w:fldChar w:fldCharType="separate"/>
          </w:r>
          <w:r w:rsidR="00B22861" w:rsidRPr="00235E5B">
            <w:rPr>
              <w:noProof/>
            </w:rPr>
            <w:t>[11]</w:t>
          </w:r>
          <w:r w:rsidR="00A809F8">
            <w:fldChar w:fldCharType="end"/>
          </w:r>
        </w:sdtContent>
      </w:sdt>
      <w:r>
        <w:t>. PACER is inspired by this previous work using fine-grained in-circuit current measurement and fortunately benefits from much more lenient sampling requirements.</w:t>
      </w:r>
    </w:p>
    <w:p w14:paraId="7A2584E6" w14:textId="77777777" w:rsidR="009303D9" w:rsidRDefault="004E3612" w:rsidP="005B520E">
      <w:pPr>
        <w:pStyle w:val="Heading1"/>
      </w:pPr>
      <w:r>
        <w:t>Methods</w:t>
      </w:r>
    </w:p>
    <w:p w14:paraId="0C686E26" w14:textId="77777777" w:rsidR="00A56378" w:rsidRDefault="00A56378" w:rsidP="00A56378">
      <w:pPr>
        <w:pStyle w:val="Heading2"/>
      </w:pPr>
      <w:r>
        <w:t>Timing Heuristic PACER-T</w:t>
      </w:r>
    </w:p>
    <w:p w14:paraId="7FAE8313" w14:textId="5F896609" w:rsidR="00DF16E2" w:rsidRDefault="00DF16E2" w:rsidP="006F23CD">
      <w:pPr>
        <w:pStyle w:val="BodyText"/>
      </w:pPr>
      <w:r>
        <w:t xml:space="preserve">Some peripheral operations exhibit highly deterministic timing qualities. Such a device is likely to be internally clocked and the operation is waiting for some number of clock cycles to expire before signaling that the operation completed. </w:t>
      </w:r>
      <w:r w:rsidR="00F56C25">
        <w:t xml:space="preserve">Such operations are typified </w:t>
      </w:r>
      <w:r w:rsidR="00F56C25">
        <w:fldChar w:fldCharType="begin"/>
      </w:r>
      <w:r w:rsidR="00F56C25">
        <w:instrText xml:space="preserve"> REF _Ref492592047 \h </w:instrText>
      </w:r>
      <w:r w:rsidR="00F56C25">
        <w:fldChar w:fldCharType="separate"/>
      </w:r>
      <w:r w:rsidR="000C75AE">
        <w:t xml:space="preserve">Figure </w:t>
      </w:r>
      <w:r w:rsidR="000C75AE">
        <w:rPr>
          <w:noProof/>
        </w:rPr>
        <w:t>3</w:t>
      </w:r>
      <w:r w:rsidR="00F56C25">
        <w:fldChar w:fldCharType="end"/>
      </w:r>
      <w:r w:rsidR="00F56C25">
        <w:t xml:space="preserve"> in that neither the total energy consumed, nor the profile of that consumption are necessary </w:t>
      </w:r>
      <w:del w:id="28" w:author="Dan Moore" w:date="2017-12-07T23:05:00Z">
        <w:r w:rsidR="00F56C25" w:rsidDel="00773AA8">
          <w:delText xml:space="preserve">in order </w:delText>
        </w:r>
      </w:del>
      <w:r w:rsidR="00F56C25">
        <w:t>to predict completion. Regardless of the power profile, the operation always completes within a narrow window of time. Erases and write operations to EEPROM and flash are typical examples of this behavior.</w:t>
      </w:r>
    </w:p>
    <w:p w14:paraId="4A34A63D" w14:textId="3DBAA55D" w:rsidR="00543447" w:rsidRDefault="00A56378" w:rsidP="006F23CD">
      <w:pPr>
        <w:pStyle w:val="BodyText"/>
      </w:pPr>
      <w:r>
        <w:t xml:space="preserve">PACER-T uses </w:t>
      </w:r>
      <w:r w:rsidR="00A3094A">
        <w:t>the</w:t>
      </w:r>
      <w:r>
        <w:t xml:space="preserve"> successive approximation algorithm </w:t>
      </w:r>
      <w:r w:rsidR="00A3094A">
        <w:t xml:space="preserve">shown in </w:t>
      </w:r>
      <w:r w:rsidR="00A3094A">
        <w:fldChar w:fldCharType="begin"/>
      </w:r>
      <w:r w:rsidR="00A3094A">
        <w:instrText xml:space="preserve"> REF _Ref492585532 \h </w:instrText>
      </w:r>
      <w:r w:rsidR="00A3094A">
        <w:fldChar w:fldCharType="separate"/>
      </w:r>
      <w:r w:rsidR="000C75AE">
        <w:t>(</w:t>
      </w:r>
      <w:r w:rsidR="000C75AE">
        <w:rPr>
          <w:noProof/>
        </w:rPr>
        <w:t>4)</w:t>
      </w:r>
      <w:r w:rsidR="00A3094A">
        <w:fldChar w:fldCharType="end"/>
      </w:r>
      <w:r w:rsidR="00A3094A">
        <w:t xml:space="preserve"> </w:t>
      </w:r>
      <w:r>
        <w:t xml:space="preserve">to determine the optimal delay for an operation. The algorithm begins by executing an operation with the amount of delay specified in the device datasheet. After each iteration, if the operation </w:t>
      </w:r>
      <w:del w:id="29" w:author="Dan Moore" w:date="2017-12-07T23:25:00Z">
        <w:r w:rsidDel="005F05AE">
          <w:delText>was successful</w:delText>
        </w:r>
      </w:del>
      <w:ins w:id="30" w:author="Dan Moore" w:date="2017-12-07T23:25:00Z">
        <w:r w:rsidR="005F05AE">
          <w:t>completed earlier than predicted (Pass)</w:t>
        </w:r>
      </w:ins>
      <w:r>
        <w:t xml:space="preserve">, then the amount of delay is halved. Otherwise, the operation </w:t>
      </w:r>
      <w:del w:id="31" w:author="Dan Moore" w:date="2017-12-07T23:26:00Z">
        <w:r w:rsidDel="005F05AE">
          <w:delText xml:space="preserve">resulted in an error </w:delText>
        </w:r>
      </w:del>
      <w:ins w:id="32" w:author="Dan Moore" w:date="2017-12-07T23:26:00Z">
        <w:r w:rsidR="005F05AE">
          <w:t xml:space="preserve">was ongoing (Fail) </w:t>
        </w:r>
      </w:ins>
      <w:r>
        <w:t xml:space="preserve">and the next delay is increased by half the distance to the last </w:t>
      </w:r>
      <w:r w:rsidR="006F23CD">
        <w:t>previously successful operation.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52501C" w:rsidRPr="00626376" w14:paraId="4D29242A" w14:textId="77777777" w:rsidTr="0052501C">
        <w:tc>
          <w:tcPr>
            <w:tcW w:w="4762" w:type="pct"/>
            <w:vAlign w:val="center"/>
          </w:tcPr>
          <w:p w14:paraId="7A06D3F7" w14:textId="229F44D9" w:rsidR="006F23CD" w:rsidRPr="006F23CD" w:rsidRDefault="006F23CD" w:rsidP="0052501C">
            <w:pPr>
              <w:pStyle w:val="BodyText"/>
              <w:ind w:firstLine="0"/>
            </w:pPr>
            <m:oMathPara>
              <m:oMathParaPr>
                <m:jc m:val="center"/>
              </m:oMathParaPr>
              <m:oMath>
                <m:r>
                  <w:rPr>
                    <w:rFonts w:ascii="Cambria Math" w:hAnsi="Cambria Math"/>
                  </w:rPr>
                  <m:t>Pass: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eqArr>
                  </m:e>
                </m:d>
              </m:oMath>
            </m:oMathPara>
          </w:p>
          <w:p w14:paraId="32DF470D" w14:textId="77777777" w:rsidR="00AA1BA8" w:rsidRPr="006F23CD" w:rsidRDefault="006F23CD" w:rsidP="006F23CD">
            <w:pPr>
              <w:pStyle w:val="BodyText"/>
              <w:ind w:firstLine="0"/>
            </w:pPr>
            <m:oMathPara>
              <m:oMathParaPr>
                <m:jc m:val="center"/>
              </m:oMathParaPr>
              <m:oMath>
                <m:r>
                  <w:rPr>
                    <w:rFonts w:ascii="Cambria Math" w:hAnsi="Cambria Math"/>
                  </w:rPr>
                  <m:t>Fail: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d>
              </m:oMath>
            </m:oMathPara>
          </w:p>
          <w:p w14:paraId="6BA1FBB6" w14:textId="0D08CBAC" w:rsidR="006F23CD" w:rsidRPr="006F23CD" w:rsidRDefault="006F23CD" w:rsidP="006F23CD">
            <w:pPr>
              <w:pStyle w:val="BodyText"/>
              <w:ind w:firstLine="0"/>
            </w:pPr>
            <m:oMathPara>
              <m:oMath>
                <m:r>
                  <w:rPr>
                    <w:rFonts w:ascii="Cambria Math" w:hAnsi="Cambria Math"/>
                  </w:rPr>
                  <m:t>Initial Conditions:</m:t>
                </m:r>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worst-case</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=0</m:t>
                </m:r>
              </m:oMath>
            </m:oMathPara>
          </w:p>
        </w:tc>
        <w:tc>
          <w:tcPr>
            <w:tcW w:w="238" w:type="pct"/>
            <w:vAlign w:val="center"/>
          </w:tcPr>
          <w:p w14:paraId="40425E51" w14:textId="004B09B4" w:rsidR="0052501C" w:rsidRPr="00626376" w:rsidRDefault="0052501C" w:rsidP="00AA1BA8">
            <w:pPr>
              <w:pStyle w:val="BodyText"/>
              <w:spacing w:line="240" w:lineRule="auto"/>
              <w:ind w:firstLine="0"/>
              <w:jc w:val="center"/>
            </w:pPr>
            <w:bookmarkStart w:id="33" w:name="_Ref492585532"/>
            <w:r>
              <w:t>(</w:t>
            </w:r>
            <w:r w:rsidR="00697D7B">
              <w:fldChar w:fldCharType="begin"/>
            </w:r>
            <w:r w:rsidR="00697D7B">
              <w:instrText xml:space="preserve"> SEQ Equation \* ARABIC </w:instrText>
            </w:r>
            <w:r w:rsidR="00697D7B">
              <w:fldChar w:fldCharType="separate"/>
            </w:r>
            <w:r w:rsidR="000C75AE">
              <w:rPr>
                <w:noProof/>
              </w:rPr>
              <w:t>4</w:t>
            </w:r>
            <w:r w:rsidR="00697D7B">
              <w:rPr>
                <w:noProof/>
              </w:rPr>
              <w:fldChar w:fldCharType="end"/>
            </w:r>
            <w:r>
              <w:rPr>
                <w:noProof/>
              </w:rPr>
              <w:t>)</w:t>
            </w:r>
            <w:bookmarkEnd w:id="33"/>
          </w:p>
        </w:tc>
      </w:tr>
    </w:tbl>
    <w:p w14:paraId="16239D62" w14:textId="42997936" w:rsidR="004E3612" w:rsidRDefault="00E93E19" w:rsidP="004E3612">
      <w:pPr>
        <w:pStyle w:val="BodyText"/>
        <w:keepNext/>
        <w:ind w:firstLine="0"/>
        <w:jc w:val="center"/>
      </w:pPr>
      <w:r>
        <w:rPr>
          <w:noProof/>
        </w:rPr>
        <w:drawing>
          <wp:anchor distT="0" distB="0" distL="114300" distR="114300" simplePos="0" relativeHeight="251664896" behindDoc="0" locked="0" layoutInCell="1" allowOverlap="1" wp14:anchorId="0852C484" wp14:editId="515289E3">
            <wp:simplePos x="0" y="0"/>
            <wp:positionH relativeFrom="column">
              <wp:posOffset>3810</wp:posOffset>
            </wp:positionH>
            <wp:positionV relativeFrom="paragraph">
              <wp:posOffset>199643</wp:posOffset>
            </wp:positionV>
            <wp:extent cx="3086100" cy="21583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100" cy="2158365"/>
                    </a:xfrm>
                    <a:prstGeom prst="rect">
                      <a:avLst/>
                    </a:prstGeom>
                  </pic:spPr>
                </pic:pic>
              </a:graphicData>
            </a:graphic>
            <wp14:sizeRelH relativeFrom="page">
              <wp14:pctWidth>0</wp14:pctWidth>
            </wp14:sizeRelH>
            <wp14:sizeRelV relativeFrom="page">
              <wp14:pctHeight>0</wp14:pctHeight>
            </wp14:sizeRelV>
          </wp:anchor>
        </w:drawing>
      </w:r>
    </w:p>
    <w:p w14:paraId="6F596508" w14:textId="2CA4B3E1" w:rsidR="004E3612" w:rsidRDefault="004E3612" w:rsidP="004E3612">
      <w:pPr>
        <w:pStyle w:val="Caption"/>
      </w:pPr>
      <w:bookmarkStart w:id="34" w:name="_Ref492592047"/>
      <w:bookmarkStart w:id="35" w:name="_Ref492838334"/>
      <w:r>
        <w:t xml:space="preserve">Figure </w:t>
      </w:r>
      <w:r w:rsidR="00697D7B">
        <w:fldChar w:fldCharType="begin"/>
      </w:r>
      <w:r w:rsidR="00697D7B">
        <w:instrText xml:space="preserve"> SEQ Figure \* ARABIC </w:instrText>
      </w:r>
      <w:r w:rsidR="00697D7B">
        <w:fldChar w:fldCharType="separate"/>
      </w:r>
      <w:r w:rsidR="000C75AE">
        <w:rPr>
          <w:noProof/>
        </w:rPr>
        <w:t>3</w:t>
      </w:r>
      <w:r w:rsidR="00697D7B">
        <w:rPr>
          <w:noProof/>
        </w:rPr>
        <w:fldChar w:fldCharType="end"/>
      </w:r>
      <w:bookmarkEnd w:id="34"/>
      <w:r w:rsidR="00F56C25">
        <w:rPr>
          <w:noProof/>
        </w:rPr>
        <w:t xml:space="preserve">: Profile of </w:t>
      </w:r>
      <w:r w:rsidR="00543732">
        <w:rPr>
          <w:noProof/>
        </w:rPr>
        <w:t>Three T</w:t>
      </w:r>
      <w:r w:rsidR="00F56C25">
        <w:rPr>
          <w:noProof/>
        </w:rPr>
        <w:t>ime-Deterministic Operation</w:t>
      </w:r>
      <w:bookmarkEnd w:id="35"/>
      <w:r w:rsidR="00543732">
        <w:rPr>
          <w:noProof/>
        </w:rPr>
        <w:t>s</w:t>
      </w:r>
    </w:p>
    <w:p w14:paraId="4FB2A75A" w14:textId="3A5156D8" w:rsidR="00773AA8" w:rsidRDefault="00A56378" w:rsidP="00A56378">
      <w:pPr>
        <w:pStyle w:val="BodyText"/>
        <w:rPr>
          <w:ins w:id="36" w:author="Dan Moore" w:date="2017-12-07T23:10:00Z"/>
        </w:rPr>
      </w:pPr>
      <w:r>
        <w:t xml:space="preserve">The algorithm is executed online and provides the tightest possible timing. </w:t>
      </w:r>
      <w:ins w:id="37" w:author="Dan Moore" w:date="2017-12-07T23:15:00Z">
        <w:r w:rsidR="00773AA8">
          <w:t xml:space="preserve">Upon expiration of the predicted wait period, </w:t>
        </w:r>
      </w:ins>
      <w:del w:id="38" w:author="Dan Moore" w:date="2017-12-07T23:13:00Z">
        <w:r w:rsidDel="00773AA8">
          <w:delText xml:space="preserve">In fact, the timing is so precise that it should be considered marginally stable. </w:delText>
        </w:r>
      </w:del>
      <w:ins w:id="39" w:author="Dan Moore" w:date="2017-12-07T23:15:00Z">
        <w:r w:rsidR="00773AA8">
          <w:t>i</w:t>
        </w:r>
      </w:ins>
      <w:ins w:id="40" w:author="Dan Moore" w:date="2017-12-07T23:12:00Z">
        <w:r w:rsidR="00773AA8">
          <w:t xml:space="preserve">f the device status register indicates that the operation is still occurring, then the algorithm has yielded </w:t>
        </w:r>
      </w:ins>
      <w:ins w:id="41" w:author="Dan Moore" w:date="2017-12-07T23:13:00Z">
        <w:r w:rsidR="00773AA8">
          <w:t>a</w:t>
        </w:r>
      </w:ins>
      <w:ins w:id="42" w:author="Dan Moore" w:date="2017-12-07T23:10:00Z">
        <w:r w:rsidR="00773AA8">
          <w:t xml:space="preserve">n early prediction </w:t>
        </w:r>
      </w:ins>
      <w:ins w:id="43" w:author="Dan Moore" w:date="2017-12-07T23:13:00Z">
        <w:r w:rsidR="00773AA8">
          <w:t xml:space="preserve">and </w:t>
        </w:r>
      </w:ins>
      <w:ins w:id="44" w:author="Dan Moore" w:date="2017-12-07T23:10:00Z">
        <w:r w:rsidR="00773AA8">
          <w:t xml:space="preserve">it is appropriate to continue to wait. </w:t>
        </w:r>
      </w:ins>
      <w:ins w:id="45" w:author="Dan Moore" w:date="2017-12-07T23:16:00Z">
        <w:r w:rsidR="00A041D3">
          <w:t xml:space="preserve">This would be considered the ‘Fail’ case of (4) and future estimates are increased. </w:t>
        </w:r>
      </w:ins>
      <w:ins w:id="46" w:author="Dan Moore" w:date="2017-12-07T23:13:00Z">
        <w:r w:rsidR="00773AA8">
          <w:t xml:space="preserve">Otherwise, if the device status register indicates that the operation is complete, then the algorithm has yielded a late prediction and it is appropriate to reduce future </w:t>
        </w:r>
      </w:ins>
      <w:ins w:id="47" w:author="Dan Moore" w:date="2017-12-07T23:14:00Z">
        <w:r w:rsidR="00773AA8">
          <w:t>estimates.</w:t>
        </w:r>
      </w:ins>
    </w:p>
    <w:p w14:paraId="5385D918" w14:textId="2103B8E8" w:rsidR="00A56378" w:rsidRPr="00A56378" w:rsidDel="00773AA8" w:rsidRDefault="00A56378" w:rsidP="00A56378">
      <w:pPr>
        <w:pStyle w:val="BodyText"/>
        <w:rPr>
          <w:del w:id="48" w:author="Dan Moore" w:date="2017-12-07T23:14:00Z"/>
        </w:rPr>
      </w:pPr>
      <w:del w:id="49" w:author="Dan Moore" w:date="2017-12-07T23:14:00Z">
        <w:r w:rsidDel="00773AA8">
          <w:delText>To account for extremely small variations in timing, for instance due to clock jitter or internal peripheral asynchronous operation, the minimum delay found by PACER</w:delText>
        </w:r>
      </w:del>
      <w:del w:id="50" w:author="Dan Moore" w:date="2017-12-07T23:09:00Z">
        <w:r w:rsidDel="00773AA8">
          <w:delText>T</w:delText>
        </w:r>
      </w:del>
      <w:del w:id="51" w:author="Dan Moore" w:date="2017-12-07T23:14:00Z">
        <w:r w:rsidDel="00773AA8">
          <w:delText>-T is increased by 5% in the following tests. This value was not optimized and may even be much smaller. It would likely be beneficial for a system using this algorithm to re-characterize the peripheral device periodically in order to account for temperature variations.</w:delText>
        </w:r>
      </w:del>
    </w:p>
    <w:p w14:paraId="50E64ADB" w14:textId="77777777" w:rsidR="00A56378" w:rsidRDefault="00A56378" w:rsidP="00A56378">
      <w:pPr>
        <w:pStyle w:val="Heading2"/>
      </w:pPr>
      <w:r>
        <w:t>Energy Heuristic PACER-E</w:t>
      </w:r>
    </w:p>
    <w:p w14:paraId="254B250B" w14:textId="7A62F3CE" w:rsidR="00F56C25" w:rsidRDefault="00847BA0" w:rsidP="00A56378">
      <w:pPr>
        <w:pStyle w:val="BodyText"/>
      </w:pPr>
      <w:r>
        <w:t>Operations</w:t>
      </w:r>
      <w:r w:rsidR="00F56C25">
        <w:t xml:space="preserve"> </w:t>
      </w:r>
      <w:r>
        <w:t xml:space="preserve">that consume </w:t>
      </w:r>
      <w:r w:rsidR="00F56C25">
        <w:t xml:space="preserve">a deterministic amount of energy are better characterized by PACER-E. </w:t>
      </w:r>
      <w:r w:rsidR="00C8738A">
        <w:t xml:space="preserve">For example, </w:t>
      </w:r>
      <w:r>
        <w:t>the</w:t>
      </w:r>
      <w:r w:rsidR="00C8738A">
        <w:t xml:space="preserve"> </w:t>
      </w:r>
      <w:r w:rsidR="00F56C25">
        <w:t>operation might involve the charging of a storage element such as an in</w:t>
      </w:r>
      <w:r w:rsidR="00C8738A">
        <w:t>ductor or capacitor. In any case, a certain amount of energy is required to complete the operation and once that energy requirement has been satisfied, the peripheral device considers the operation to be complete.</w:t>
      </w:r>
      <w:r>
        <w:t xml:space="preserve"> </w:t>
      </w:r>
      <w:r>
        <w:fldChar w:fldCharType="begin"/>
      </w:r>
      <w:r>
        <w:instrText xml:space="preserve"> REF _Ref492593399 \h </w:instrText>
      </w:r>
      <w:r>
        <w:fldChar w:fldCharType="separate"/>
      </w:r>
      <w:r w:rsidR="000C75AE">
        <w:t xml:space="preserve">Figure </w:t>
      </w:r>
      <w:r w:rsidR="000C75AE">
        <w:rPr>
          <w:noProof/>
        </w:rPr>
        <w:t>4</w:t>
      </w:r>
      <w:r>
        <w:fldChar w:fldCharType="end"/>
      </w:r>
      <w:r>
        <w:t xml:space="preserve"> is an example of an energy bound operation.</w:t>
      </w:r>
    </w:p>
    <w:p w14:paraId="2DD284EF" w14:textId="5F983ACE" w:rsidR="00A56378" w:rsidRDefault="00A56378" w:rsidP="00847BA0">
      <w:pPr>
        <w:pStyle w:val="BodyText"/>
      </w:pPr>
      <w:r>
        <w:t xml:space="preserve">The energy based heuristic was performed </w:t>
      </w:r>
      <w:r w:rsidR="00847BA0">
        <w:t>similarly to PACER-T in that successive approximation is used</w:t>
      </w:r>
      <w:r>
        <w:t xml:space="preserve">. The system </w:t>
      </w:r>
      <w:r w:rsidR="00847BA0">
        <w:t>multiply-accumulates</w:t>
      </w:r>
      <w:r>
        <w:t xml:space="preserve"> </w:t>
      </w:r>
      <w:r w:rsidR="00847BA0">
        <w:t xml:space="preserve">voltage and </w:t>
      </w:r>
      <w:r>
        <w:t xml:space="preserve">current samples </w:t>
      </w:r>
      <w:r w:rsidR="00E93E19">
        <w:t xml:space="preserve">fed to the </w:t>
      </w:r>
      <w:r>
        <w:t>peripheral device. When the digital integration has reached the test value, the operation is ‘complete’ and checked for correctness.</w:t>
      </w:r>
      <w:r w:rsidR="00847BA0">
        <w:t xml:space="preserve"> </w:t>
      </w:r>
      <w:r w:rsidR="00E93E19">
        <w:t xml:space="preserve">The mechanics of </w:t>
      </w:r>
      <w:r w:rsidR="00E93E19">
        <w:fldChar w:fldCharType="begin"/>
      </w:r>
      <w:r w:rsidR="00E93E19">
        <w:instrText xml:space="preserve"> REF _Ref492585532 \h </w:instrText>
      </w:r>
      <w:r w:rsidR="00E93E19">
        <w:fldChar w:fldCharType="separate"/>
      </w:r>
      <w:r w:rsidR="000C75AE">
        <w:t>(</w:t>
      </w:r>
      <w:r w:rsidR="000C75AE">
        <w:rPr>
          <w:noProof/>
        </w:rPr>
        <w:t>4)</w:t>
      </w:r>
      <w:r w:rsidR="00E93E19">
        <w:fldChar w:fldCharType="end"/>
      </w:r>
      <w:r w:rsidR="00E93E19">
        <w:t xml:space="preserve"> are applied to PACER-E, except that all T limits are replaced with E energy limits. </w:t>
      </w:r>
      <w:r w:rsidR="00847BA0">
        <w:t xml:space="preserve">PACER-E is </w:t>
      </w:r>
      <w:r w:rsidR="00E93E19">
        <w:t xml:space="preserve">slightly </w:t>
      </w:r>
      <w:r w:rsidR="00847BA0">
        <w:t>less precise than the timing based algorithm due to the time required to both sample and perform the digital integration necessary for threshold checking.</w:t>
      </w:r>
    </w:p>
    <w:p w14:paraId="07B7857E" w14:textId="1BEEFF1A" w:rsidR="00847BA0" w:rsidRDefault="00847BA0" w:rsidP="00847BA0">
      <w:pPr>
        <w:pStyle w:val="BodyText"/>
      </w:pPr>
      <w:r>
        <w:t xml:space="preserve">The energy consumed throughout a test is calculated using the fundamental relationship shown in </w:t>
      </w:r>
      <w:r>
        <w:fldChar w:fldCharType="begin"/>
      </w:r>
      <w:r>
        <w:instrText xml:space="preserve"> REF _Ref401551925 \h </w:instrText>
      </w:r>
      <w:r>
        <w:fldChar w:fldCharType="separate"/>
      </w:r>
      <w:r w:rsidR="000C75AE">
        <w:t>(</w:t>
      </w:r>
      <w:r w:rsidR="000C75AE">
        <w:rPr>
          <w:noProof/>
        </w:rPr>
        <w:t>5)</w:t>
      </w:r>
      <w:r>
        <w:fldChar w:fldCharType="end"/>
      </w:r>
      <w:r>
        <w:t xml:space="preserve">. The results were calculated offline via </w:t>
      </w:r>
      <w:r>
        <w:fldChar w:fldCharType="begin"/>
      </w:r>
      <w:r>
        <w:instrText xml:space="preserve"> REF _Ref401552133 \h </w:instrText>
      </w:r>
      <w:r>
        <w:fldChar w:fldCharType="separate"/>
      </w:r>
      <w:r w:rsidR="000C75AE">
        <w:t>(</w:t>
      </w:r>
      <w:r w:rsidR="000C75AE">
        <w:rPr>
          <w:noProof/>
        </w:rPr>
        <w:t>6)</w:t>
      </w:r>
      <w:r>
        <w:fldChar w:fldCharType="end"/>
      </w:r>
      <w:r>
        <w:t xml:space="preserve"> and </w:t>
      </w:r>
      <w:r>
        <w:fldChar w:fldCharType="begin"/>
      </w:r>
      <w:r>
        <w:instrText xml:space="preserve"> REF _Ref401590536 \h </w:instrText>
      </w:r>
      <w:r>
        <w:fldChar w:fldCharType="separate"/>
      </w:r>
      <w:r w:rsidR="000C75AE">
        <w:t>(</w:t>
      </w:r>
      <w:r w:rsidR="000C75AE">
        <w:rPr>
          <w:noProof/>
        </w:rPr>
        <w:t>7)</w:t>
      </w:r>
      <w:r>
        <w:fldChar w:fldCharType="end"/>
      </w:r>
      <w:r>
        <w:t xml:space="preserve">, where S is the state of the device, and </w:t>
      </w:r>
      <w:proofErr w:type="spellStart"/>
      <w:r>
        <w:t>T</w:t>
      </w:r>
      <w:r w:rsidRPr="00BD2B1A">
        <w:rPr>
          <w:vertAlign w:val="subscript"/>
        </w:rPr>
        <w:t>s</w:t>
      </w:r>
      <w:proofErr w:type="spellEnd"/>
      <w:r>
        <w:t xml:space="preserve"> is the sampling period.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847BA0" w14:paraId="0783643A" w14:textId="77777777" w:rsidTr="00A974BC">
        <w:tc>
          <w:tcPr>
            <w:tcW w:w="4817" w:type="pct"/>
            <w:vAlign w:val="center"/>
          </w:tcPr>
          <w:p w14:paraId="2688EF18" w14:textId="77777777" w:rsidR="00847BA0" w:rsidRDefault="00847BA0" w:rsidP="00A974BC">
            <w:pPr>
              <w:pStyle w:val="BodyText"/>
              <w:spacing w:line="240" w:lineRule="auto"/>
              <w:ind w:firstLine="0"/>
              <w:jc w:val="center"/>
            </w:pPr>
            <m:oMathPara>
              <m:oMath>
                <m:r>
                  <w:rPr>
                    <w:rFonts w:ascii="Cambria Math" w:hAnsi="Cambria Math"/>
                  </w:rPr>
                  <m:t xml:space="preserve">P= VI= </m:t>
                </m:r>
                <m:f>
                  <m:fPr>
                    <m:ctrlPr>
                      <w:rPr>
                        <w:rFonts w:ascii="Cambria Math" w:hAnsi="Cambria Math"/>
                        <w:i/>
                        <w:iCs/>
                      </w:rPr>
                    </m:ctrlPr>
                  </m:fPr>
                  <m:num>
                    <m:r>
                      <w:rPr>
                        <w:rFonts w:ascii="Cambria Math" w:hAnsi="Cambria Math"/>
                      </w:rPr>
                      <m:t>E</m:t>
                    </m:r>
                  </m:num>
                  <m:den>
                    <m:r>
                      <w:rPr>
                        <w:rFonts w:ascii="Cambria Math" w:hAnsi="Cambria Math"/>
                      </w:rPr>
                      <m:t>t</m:t>
                    </m:r>
                  </m:den>
                </m:f>
              </m:oMath>
            </m:oMathPara>
          </w:p>
        </w:tc>
        <w:tc>
          <w:tcPr>
            <w:tcW w:w="183" w:type="pct"/>
            <w:vAlign w:val="center"/>
          </w:tcPr>
          <w:p w14:paraId="6E4927A9" w14:textId="6EAB9945" w:rsidR="00847BA0" w:rsidRPr="00626376" w:rsidRDefault="00847BA0" w:rsidP="00A974BC">
            <w:pPr>
              <w:pStyle w:val="BodyText"/>
              <w:spacing w:line="240" w:lineRule="auto"/>
              <w:ind w:firstLine="0"/>
              <w:jc w:val="center"/>
            </w:pPr>
            <w:bookmarkStart w:id="52" w:name="_Ref401551925"/>
            <w:r>
              <w:t>(</w:t>
            </w:r>
            <w:r w:rsidR="00697D7B">
              <w:fldChar w:fldCharType="begin"/>
            </w:r>
            <w:r w:rsidR="00697D7B">
              <w:instrText xml:space="preserve"> SEQ Equation \* ARABIC </w:instrText>
            </w:r>
            <w:r w:rsidR="00697D7B">
              <w:fldChar w:fldCharType="separate"/>
            </w:r>
            <w:r w:rsidR="000C75AE">
              <w:rPr>
                <w:noProof/>
              </w:rPr>
              <w:t>5</w:t>
            </w:r>
            <w:r w:rsidR="00697D7B">
              <w:rPr>
                <w:noProof/>
              </w:rPr>
              <w:fldChar w:fldCharType="end"/>
            </w:r>
            <w:r>
              <w:rPr>
                <w:noProof/>
              </w:rPr>
              <w:t>)</w:t>
            </w:r>
            <w:bookmarkEnd w:id="52"/>
          </w:p>
        </w:tc>
      </w:tr>
      <w:tr w:rsidR="00847BA0" w14:paraId="20195F1C" w14:textId="77777777" w:rsidTr="00A974BC">
        <w:tc>
          <w:tcPr>
            <w:tcW w:w="4817" w:type="pct"/>
            <w:vAlign w:val="center"/>
          </w:tcPr>
          <w:p w14:paraId="56A8B2DA" w14:textId="77777777" w:rsidR="00847BA0" w:rsidRPr="00C41B24" w:rsidRDefault="00697D7B" w:rsidP="00A974BC">
            <w:pPr>
              <w:pStyle w:val="BodyText"/>
              <w:spacing w:line="240" w:lineRule="auto"/>
              <w:ind w:firstLine="0"/>
              <w:jc w:val="center"/>
              <w:rPr>
                <w:spacing w:val="0"/>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r>
                  <w:rPr>
                    <w:rFonts w:ascii="Cambria Math" w:eastAsia="MS Mincho" w:hAnsi="Cambria Math"/>
                  </w:rPr>
                  <m:t>=</m:t>
                </m:r>
                <m:nary>
                  <m:naryPr>
                    <m:chr m:val="∑"/>
                    <m:limLoc m:val="undOvr"/>
                    <m:ctrlPr>
                      <w:rPr>
                        <w:rFonts w:ascii="Cambria Math" w:eastAsia="MS Mincho" w:hAnsi="Cambria Math"/>
                        <w:i/>
                      </w:rPr>
                    </m:ctrlPr>
                  </m:naryPr>
                  <m:sub>
                    <m:r>
                      <w:rPr>
                        <w:rFonts w:ascii="Cambria Math" w:eastAsia="MS Mincho" w:hAnsi="Cambria Math"/>
                      </w:rPr>
                      <m:t>n=0</m:t>
                    </m:r>
                  </m:sub>
                  <m:sup>
                    <m:r>
                      <w:rPr>
                        <w:rFonts w:ascii="Cambria Math" w:eastAsia="MS Mincho" w:hAnsi="Cambria Math"/>
                      </w:rPr>
                      <m:t>N-1</m:t>
                    </m:r>
                  </m:sup>
                  <m:e>
                    <m:sSub>
                      <m:sSubPr>
                        <m:ctrlPr>
                          <w:rPr>
                            <w:rFonts w:ascii="Cambria Math" w:eastAsia="MS Mincho" w:hAnsi="Cambria Math"/>
                            <w:i/>
                          </w:rPr>
                        </m:ctrlPr>
                      </m:sSubPr>
                      <m:e>
                        <m:r>
                          <w:rPr>
                            <w:rFonts w:ascii="Cambria Math" w:eastAsia="MS Mincho" w:hAnsi="Cambria Math"/>
                          </w:rPr>
                          <m:t>V</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I</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m:t>
                        </m:r>
                      </m:sub>
                    </m:sSub>
                  </m:e>
                </m:nary>
              </m:oMath>
            </m:oMathPara>
          </w:p>
        </w:tc>
        <w:tc>
          <w:tcPr>
            <w:tcW w:w="183" w:type="pct"/>
            <w:vAlign w:val="center"/>
          </w:tcPr>
          <w:p w14:paraId="20E22E5D" w14:textId="45EA90F1" w:rsidR="00847BA0" w:rsidRDefault="00847BA0" w:rsidP="00A974BC">
            <w:pPr>
              <w:pStyle w:val="BodyText"/>
              <w:spacing w:line="240" w:lineRule="auto"/>
              <w:ind w:firstLine="0"/>
              <w:jc w:val="center"/>
            </w:pPr>
            <w:bookmarkStart w:id="53" w:name="_Ref401552133"/>
            <w:r>
              <w:t>(</w:t>
            </w:r>
            <w:r w:rsidR="00697D7B">
              <w:fldChar w:fldCharType="begin"/>
            </w:r>
            <w:r w:rsidR="00697D7B">
              <w:instrText xml:space="preserve"> SEQ Equation \* ARABIC </w:instrText>
            </w:r>
            <w:r w:rsidR="00697D7B">
              <w:fldChar w:fldCharType="separate"/>
            </w:r>
            <w:r w:rsidR="000C75AE">
              <w:rPr>
                <w:noProof/>
              </w:rPr>
              <w:t>6</w:t>
            </w:r>
            <w:r w:rsidR="00697D7B">
              <w:rPr>
                <w:noProof/>
              </w:rPr>
              <w:fldChar w:fldCharType="end"/>
            </w:r>
            <w:r>
              <w:rPr>
                <w:noProof/>
              </w:rPr>
              <w:t>)</w:t>
            </w:r>
            <w:bookmarkEnd w:id="53"/>
          </w:p>
        </w:tc>
      </w:tr>
      <w:tr w:rsidR="00847BA0" w14:paraId="7BE1C1B9" w14:textId="77777777" w:rsidTr="00A974BC">
        <w:tc>
          <w:tcPr>
            <w:tcW w:w="4817" w:type="pct"/>
            <w:vAlign w:val="center"/>
          </w:tcPr>
          <w:p w14:paraId="086266EE" w14:textId="77777777" w:rsidR="00847BA0" w:rsidRPr="0060529A" w:rsidRDefault="00697D7B" w:rsidP="00A974BC">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total</m:t>
                    </m:r>
                  </m:sub>
                </m:sSub>
                <m:r>
                  <w:rPr>
                    <w:rFonts w:ascii="Cambria Math" w:eastAsia="MS Mincho" w:hAnsi="Cambria Math"/>
                  </w:rPr>
                  <m:t>=</m:t>
                </m:r>
                <m:nary>
                  <m:naryPr>
                    <m:chr m:val="∑"/>
                    <m:limLoc m:val="undOvr"/>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0</m:t>
                        </m:r>
                      </m:sub>
                    </m:sSub>
                  </m:sub>
                  <m:sup>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n-1</m:t>
                        </m:r>
                      </m:sub>
                    </m:sSub>
                  </m:sup>
                  <m:e>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e>
                </m:nary>
              </m:oMath>
            </m:oMathPara>
          </w:p>
        </w:tc>
        <w:tc>
          <w:tcPr>
            <w:tcW w:w="183" w:type="pct"/>
            <w:vAlign w:val="center"/>
          </w:tcPr>
          <w:p w14:paraId="42135CF4" w14:textId="779F56E5" w:rsidR="00847BA0" w:rsidRDefault="00847BA0" w:rsidP="00A974BC">
            <w:pPr>
              <w:pStyle w:val="BodyText"/>
              <w:spacing w:line="240" w:lineRule="auto"/>
              <w:ind w:firstLine="0"/>
              <w:jc w:val="center"/>
            </w:pPr>
            <w:bookmarkStart w:id="54" w:name="_Ref401590536"/>
            <w:r>
              <w:t>(</w:t>
            </w:r>
            <w:r w:rsidR="00697D7B">
              <w:fldChar w:fldCharType="begin"/>
            </w:r>
            <w:r w:rsidR="00697D7B">
              <w:instrText xml:space="preserve"> SEQ Equation \* ARABIC </w:instrText>
            </w:r>
            <w:r w:rsidR="00697D7B">
              <w:fldChar w:fldCharType="separate"/>
            </w:r>
            <w:r w:rsidR="000C75AE">
              <w:rPr>
                <w:noProof/>
              </w:rPr>
              <w:t>7</w:t>
            </w:r>
            <w:r w:rsidR="00697D7B">
              <w:rPr>
                <w:noProof/>
              </w:rPr>
              <w:fldChar w:fldCharType="end"/>
            </w:r>
            <w:r>
              <w:rPr>
                <w:noProof/>
              </w:rPr>
              <w:t>)</w:t>
            </w:r>
            <w:bookmarkEnd w:id="54"/>
          </w:p>
        </w:tc>
      </w:tr>
    </w:tbl>
    <w:p w14:paraId="65486602" w14:textId="77777777" w:rsidR="00847BA0" w:rsidRDefault="00DF16E2" w:rsidP="00847BA0">
      <w:pPr>
        <w:pStyle w:val="BodyText"/>
        <w:keepNext/>
        <w:ind w:firstLine="0"/>
        <w:jc w:val="center"/>
      </w:pPr>
      <w:r>
        <w:rPr>
          <w:noProof/>
        </w:rPr>
        <w:drawing>
          <wp:inline distT="0" distB="0" distL="0" distR="0" wp14:anchorId="5D53BDD6" wp14:editId="75E8E3C1">
            <wp:extent cx="3086100" cy="2195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100" cy="2195830"/>
                    </a:xfrm>
                    <a:prstGeom prst="rect">
                      <a:avLst/>
                    </a:prstGeom>
                  </pic:spPr>
                </pic:pic>
              </a:graphicData>
            </a:graphic>
          </wp:inline>
        </w:drawing>
      </w:r>
    </w:p>
    <w:p w14:paraId="00428258" w14:textId="78939944" w:rsidR="004E3612" w:rsidRDefault="00847BA0" w:rsidP="00847BA0">
      <w:pPr>
        <w:pStyle w:val="Caption"/>
      </w:pPr>
      <w:bookmarkStart w:id="55" w:name="_Ref492593399"/>
      <w:r>
        <w:t xml:space="preserve">Figure </w:t>
      </w:r>
      <w:r w:rsidR="00697D7B">
        <w:fldChar w:fldCharType="begin"/>
      </w:r>
      <w:r w:rsidR="00697D7B">
        <w:instrText xml:space="preserve"> SEQ Figure \* ARABIC </w:instrText>
      </w:r>
      <w:r w:rsidR="00697D7B">
        <w:fldChar w:fldCharType="separate"/>
      </w:r>
      <w:r w:rsidR="000C75AE">
        <w:rPr>
          <w:noProof/>
        </w:rPr>
        <w:t>4</w:t>
      </w:r>
      <w:r w:rsidR="00697D7B">
        <w:rPr>
          <w:noProof/>
        </w:rPr>
        <w:fldChar w:fldCharType="end"/>
      </w:r>
      <w:bookmarkEnd w:id="55"/>
      <w:r>
        <w:t xml:space="preserve">: Profile of </w:t>
      </w:r>
      <w:r w:rsidR="00543732">
        <w:t xml:space="preserve">Three </w:t>
      </w:r>
      <w:r>
        <w:t>Energy-Deterministic Operation</w:t>
      </w:r>
      <w:r w:rsidR="00543732">
        <w:t>s</w:t>
      </w:r>
    </w:p>
    <w:p w14:paraId="5482E263" w14:textId="57C837DF" w:rsidR="00A56378" w:rsidRDefault="00E93E19" w:rsidP="00A56378">
      <w:pPr>
        <w:pStyle w:val="Heading2"/>
      </w:pPr>
      <w:r>
        <w:lastRenderedPageBreak/>
        <mc:AlternateContent>
          <mc:Choice Requires="wps">
            <w:drawing>
              <wp:anchor distT="0" distB="0" distL="114300" distR="114300" simplePos="0" relativeHeight="251667968" behindDoc="0" locked="0" layoutInCell="1" allowOverlap="1" wp14:anchorId="3714514F" wp14:editId="568CF5FE">
                <wp:simplePos x="0" y="0"/>
                <wp:positionH relativeFrom="column">
                  <wp:posOffset>1905</wp:posOffset>
                </wp:positionH>
                <wp:positionV relativeFrom="paragraph">
                  <wp:posOffset>2251075</wp:posOffset>
                </wp:positionV>
                <wp:extent cx="3086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786D5CCB" w14:textId="1CB40B0E" w:rsidR="00697D7B" w:rsidRPr="00AF2AE9" w:rsidRDefault="00697D7B" w:rsidP="00E93E19">
                            <w:pPr>
                              <w:pStyle w:val="Caption"/>
                              <w:rPr>
                                <w:noProof/>
                                <w:color w:val="auto"/>
                                <w:sz w:val="20"/>
                                <w:szCs w:val="20"/>
                              </w:rPr>
                            </w:pPr>
                            <w:r>
                              <w:t xml:space="preserve">Figure </w:t>
                            </w:r>
                            <w:r>
                              <w:fldChar w:fldCharType="begin"/>
                            </w:r>
                            <w:r>
                              <w:instrText xml:space="preserve"> SEQ Figure \* ARABIC </w:instrText>
                            </w:r>
                            <w:r>
                              <w:fldChar w:fldCharType="separate"/>
                            </w:r>
                            <w:r w:rsidR="000C75AE">
                              <w:rPr>
                                <w:noProof/>
                              </w:rPr>
                              <w:t>5</w:t>
                            </w:r>
                            <w:r>
                              <w:rPr>
                                <w:noProof/>
                              </w:rPr>
                              <w:fldChar w:fldCharType="end"/>
                            </w:r>
                            <w:r>
                              <w:t>: Profile of Three Non-Deterministic Operations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714514F" id="Text Box 19" o:spid="_x0000_s1028" type="#_x0000_t202" style="position:absolute;left:0;text-align:left;margin-left:.15pt;margin-top:177.25pt;width:243pt;height:.0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" stroked="f">
                <v:textbox style="mso-fit-shape-to-text:t" inset="0,0,0,0">
                  <w:txbxContent>
                    <w:p w14:paraId="786D5CCB" w14:textId="1CB40B0E" w:rsidR="00697D7B" w:rsidRPr="00AF2AE9" w:rsidRDefault="00697D7B" w:rsidP="00E93E19">
                      <w:pPr>
                        <w:pStyle w:val="Caption"/>
                        <w:rPr>
                          <w:noProof/>
                          <w:color w:val="auto"/>
                          <w:sz w:val="20"/>
                          <w:szCs w:val="20"/>
                        </w:rPr>
                      </w:pPr>
                      <w:r>
                        <w:t xml:space="preserve">Figure </w:t>
                      </w:r>
                      <w:r>
                        <w:fldChar w:fldCharType="begin"/>
                      </w:r>
                      <w:r>
                        <w:instrText xml:space="preserve"> SEQ Figure \* ARABIC </w:instrText>
                      </w:r>
                      <w:r>
                        <w:fldChar w:fldCharType="separate"/>
                      </w:r>
                      <w:r w:rsidR="000C75AE">
                        <w:rPr>
                          <w:noProof/>
                        </w:rPr>
                        <w:t>5</w:t>
                      </w:r>
                      <w:r>
                        <w:rPr>
                          <w:noProof/>
                        </w:rPr>
                        <w:fldChar w:fldCharType="end"/>
                      </w:r>
                      <w:r>
                        <w:t>: Profile of Three Non-Deterministic Operations</w:t>
                      </w:r>
                    </w:p>
                  </w:txbxContent>
                </v:textbox>
                <w10:wrap type="topAndBottom"/>
              </v:shape>
            </w:pict>
          </mc:Fallback>
        </mc:AlternateContent>
      </w:r>
      <w:r>
        <w:drawing>
          <wp:anchor distT="0" distB="0" distL="114300" distR="114300" simplePos="0" relativeHeight="251665920" behindDoc="0" locked="0" layoutInCell="1" allowOverlap="1" wp14:anchorId="6680AD1E" wp14:editId="7ADFE9E0">
            <wp:simplePos x="0" y="0"/>
            <wp:positionH relativeFrom="column">
              <wp:posOffset>1905</wp:posOffset>
            </wp:positionH>
            <wp:positionV relativeFrom="paragraph">
              <wp:posOffset>170</wp:posOffset>
            </wp:positionV>
            <wp:extent cx="3086100" cy="21939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00" cy="2193925"/>
                    </a:xfrm>
                    <a:prstGeom prst="rect">
                      <a:avLst/>
                    </a:prstGeom>
                  </pic:spPr>
                </pic:pic>
              </a:graphicData>
            </a:graphic>
            <wp14:sizeRelH relativeFrom="page">
              <wp14:pctWidth>0</wp14:pctWidth>
            </wp14:sizeRelH>
            <wp14:sizeRelV relativeFrom="page">
              <wp14:pctHeight>0</wp14:pctHeight>
            </wp14:sizeRelV>
          </wp:anchor>
        </w:drawing>
      </w:r>
      <w:r w:rsidR="00A56378">
        <w:t>Current Heuristic PACER-C</w:t>
      </w:r>
    </w:p>
    <w:p w14:paraId="19AE1824" w14:textId="048505C9" w:rsidR="003F4700" w:rsidRDefault="00D42FE3" w:rsidP="00D42FE3">
      <w:pPr>
        <w:pStyle w:val="BodyText"/>
      </w:pPr>
      <w:r>
        <w:t xml:space="preserve">Some operations cannot reliably be defined in terms of time nor energy. </w:t>
      </w:r>
      <w:r w:rsidR="003F4700">
        <w:t xml:space="preserve">One example of a non-deterministic operation would be communications tasks </w:t>
      </w:r>
      <w:r w:rsidR="008301BD">
        <w:t xml:space="preserve">performed by </w:t>
      </w:r>
      <w:r w:rsidR="003F4700">
        <w:t xml:space="preserve">Ethernet </w:t>
      </w:r>
      <w:r w:rsidR="008301BD">
        <w:t xml:space="preserve">or wireless devices </w:t>
      </w:r>
      <w:r w:rsidR="003F4700">
        <w:t>that have non-deterministic transmission latencies.</w:t>
      </w:r>
      <w:r w:rsidR="008301BD">
        <w:t xml:space="preserve"> Another example would be memory devices that incorporate an onboard memory hierarchy. In such devices, operations are affected by cache latencies.</w:t>
      </w:r>
    </w:p>
    <w:p w14:paraId="356B9F7D" w14:textId="41CB6E2D" w:rsidR="00D42FE3" w:rsidRDefault="00D42FE3" w:rsidP="00D42FE3">
      <w:pPr>
        <w:pStyle w:val="BodyText"/>
      </w:pPr>
      <w:r>
        <w:t>PACER-C provides recognition that the operation is complete by measuring the idle current usage of the device before the operation begins and marking the operation as complete after the current returns to idle. In order to accommodate operations where the current returns to idle and yet the operation has not yet completed, the algorithm incorporates both a minimum latency and an idle current percent threshold to mark the operation as complete.</w:t>
      </w:r>
    </w:p>
    <w:p w14:paraId="49323592" w14:textId="59E6831F" w:rsidR="00D72041" w:rsidRDefault="00D72041" w:rsidP="00D72041">
      <w:pPr>
        <w:pStyle w:val="Text"/>
        <w:tabs>
          <w:tab w:val="left" w:pos="284"/>
          <w:tab w:val="right" w:pos="4312"/>
        </w:tabs>
        <w:spacing w:before="0" w:after="120" w:line="240" w:lineRule="auto"/>
        <w:ind w:leftChars="129" w:left="258"/>
        <w:rPr>
          <w:rFonts w:ascii="Times New Roman" w:eastAsiaTheme="minorEastAsia" w:hAnsi="Times New Roman"/>
          <w:lang w:eastAsia="ko-KR"/>
        </w:rPr>
      </w:pPr>
      <w:r>
        <w:rPr>
          <w:rFonts w:ascii="Times New Roman" w:eastAsiaTheme="minorEastAsia" w:hAnsi="Times New Roman" w:hint="eastAsia"/>
          <w:i/>
          <w:lang w:eastAsia="ko-KR"/>
        </w:rPr>
        <w:t xml:space="preserve">Algorithm </w:t>
      </w:r>
      <w:r>
        <w:rPr>
          <w:rFonts w:ascii="Times New Roman" w:eastAsiaTheme="minorEastAsia" w:hAnsi="Times New Roman" w:hint="eastAsia"/>
          <w:lang w:eastAsia="ko-KR"/>
        </w:rPr>
        <w:t xml:space="preserve">1: </w:t>
      </w:r>
      <w:r>
        <w:rPr>
          <w:rFonts w:ascii="Times New Roman" w:eastAsiaTheme="minorEastAsia" w:hAnsi="Times New Roman"/>
          <w:i/>
          <w:lang w:eastAsia="ko-KR"/>
        </w:rPr>
        <w:t>PACER-C</w:t>
      </w:r>
    </w:p>
    <w:p w14:paraId="33287615" w14:textId="3C55DF7A"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hint="eastAsia"/>
          <w:lang w:eastAsia="ko-KR"/>
        </w:rPr>
        <w:t>1:</w:t>
      </w:r>
      <w:r>
        <w:rPr>
          <w:rFonts w:ascii="Times New Roman" w:eastAsiaTheme="minorEastAsia" w:hAnsi="Times New Roman" w:hint="eastAsia"/>
          <w:lang w:eastAsia="ko-KR"/>
        </w:rPr>
        <w:tab/>
      </w:r>
      <w:r>
        <w:rPr>
          <w:rFonts w:ascii="Times New Roman" w:eastAsiaTheme="minorEastAsia" w:hAnsi="Times New Roman"/>
          <w:lang w:eastAsia="ko-KR"/>
        </w:rPr>
        <w:t>ICT = (Idle Current Measurement) * threshold</w:t>
      </w:r>
    </w:p>
    <w:p w14:paraId="4F2AA2E7" w14:textId="49BEC88F" w:rsidR="003F4700" w:rsidRDefault="003F4700"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lang w:eastAsia="ko-KR"/>
        </w:rPr>
        <w:t>2:</w:t>
      </w:r>
      <w:r>
        <w:rPr>
          <w:rFonts w:ascii="Times New Roman" w:eastAsiaTheme="minorEastAsia" w:hAnsi="Times New Roman"/>
          <w:lang w:eastAsia="ko-KR"/>
        </w:rPr>
        <w:tab/>
        <w:t xml:space="preserve">Execute </w:t>
      </w:r>
      <w:r w:rsidR="00E0502F">
        <w:rPr>
          <w:rFonts w:ascii="Times New Roman" w:eastAsiaTheme="minorEastAsia" w:hAnsi="Times New Roman"/>
          <w:lang w:eastAsia="ko-KR"/>
        </w:rPr>
        <w:t xml:space="preserve">Peripheral Device </w:t>
      </w:r>
      <w:r>
        <w:rPr>
          <w:rFonts w:ascii="Times New Roman" w:eastAsiaTheme="minorEastAsia" w:hAnsi="Times New Roman"/>
          <w:lang w:eastAsia="ko-KR"/>
        </w:rPr>
        <w:t>Operation</w:t>
      </w:r>
    </w:p>
    <w:p w14:paraId="3246DF91" w14:textId="6443DE18"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b/>
          <w:lang w:eastAsia="ko-KR"/>
        </w:rPr>
      </w:pPr>
      <w:r>
        <w:rPr>
          <w:rFonts w:ascii="Times New Roman" w:eastAsiaTheme="minorEastAsia" w:hAnsi="Times New Roman"/>
          <w:lang w:eastAsia="ko-KR"/>
        </w:rPr>
        <w:t>2</w:t>
      </w:r>
      <w:r>
        <w:rPr>
          <w:rFonts w:ascii="Times New Roman" w:eastAsiaTheme="minorEastAsia" w:hAnsi="Times New Roman" w:hint="eastAsia"/>
          <w:lang w:eastAsia="ko-KR"/>
        </w:rPr>
        <w:t>:</w:t>
      </w:r>
      <w:r>
        <w:rPr>
          <w:rFonts w:ascii="Times New Roman" w:eastAsiaTheme="minorEastAsia" w:hAnsi="Times New Roman" w:hint="eastAsia"/>
          <w:lang w:eastAsia="ko-KR"/>
        </w:rPr>
        <w:tab/>
      </w:r>
      <w:r>
        <w:rPr>
          <w:rFonts w:ascii="Times New Roman" w:eastAsiaTheme="minorEastAsia" w:hAnsi="Times New Roman"/>
          <w:b/>
          <w:lang w:eastAsia="ko-KR"/>
        </w:rPr>
        <w:t>While</w:t>
      </w:r>
      <w:r>
        <w:rPr>
          <w:rFonts w:ascii="Times New Roman" w:eastAsiaTheme="minorEastAsia" w:hAnsi="Times New Roman" w:hint="eastAsia"/>
          <w:b/>
          <w:lang w:eastAsia="ko-KR"/>
        </w:rPr>
        <w:t xml:space="preserve"> </w:t>
      </w:r>
      <w:r w:rsidR="006B5ABB">
        <w:rPr>
          <w:rFonts w:ascii="Times New Roman" w:eastAsiaTheme="minorEastAsia" w:hAnsi="Times New Roman"/>
          <w:b/>
          <w:lang w:eastAsia="ko-KR"/>
        </w:rPr>
        <w:t>(</w:t>
      </w:r>
      <w:r>
        <w:rPr>
          <w:rFonts w:ascii="Times New Roman" w:eastAsiaTheme="minorEastAsia" w:hAnsi="Times New Roman"/>
          <w:lang w:eastAsia="ko-KR"/>
        </w:rPr>
        <w:t>t &lt; Minimum Latency</w:t>
      </w:r>
      <w:r w:rsidR="006B5ABB">
        <w:rPr>
          <w:rFonts w:ascii="Times New Roman" w:eastAsiaTheme="minorEastAsia" w:hAnsi="Times New Roman"/>
          <w:lang w:eastAsia="ko-KR"/>
        </w:rPr>
        <w:t>) and (I &gt; ICT)</w:t>
      </w:r>
      <w:r>
        <w:rPr>
          <w:rFonts w:ascii="Times New Roman" w:eastAsiaTheme="minorEastAsia" w:hAnsi="Times New Roman" w:hint="eastAsia"/>
          <w:lang w:eastAsia="ko-KR"/>
        </w:rPr>
        <w:t xml:space="preserve"> </w:t>
      </w:r>
      <w:r>
        <w:rPr>
          <w:rFonts w:ascii="Times New Roman" w:eastAsiaTheme="minorEastAsia" w:hAnsi="Times New Roman" w:hint="eastAsia"/>
          <w:b/>
          <w:lang w:eastAsia="ko-KR"/>
        </w:rPr>
        <w:t>then</w:t>
      </w:r>
    </w:p>
    <w:p w14:paraId="05EAFBC3" w14:textId="15E33D99"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sidRPr="00D72041">
        <w:rPr>
          <w:rFonts w:ascii="Times New Roman" w:eastAsiaTheme="minorEastAsia" w:hAnsi="Times New Roman"/>
          <w:lang w:eastAsia="ko-KR"/>
        </w:rPr>
        <w:t>3:</w:t>
      </w:r>
      <w:r>
        <w:rPr>
          <w:rFonts w:ascii="Times New Roman" w:eastAsiaTheme="minorEastAsia" w:hAnsi="Times New Roman"/>
          <w:lang w:eastAsia="ko-KR"/>
        </w:rPr>
        <w:tab/>
      </w:r>
      <w:r>
        <w:rPr>
          <w:rFonts w:ascii="Times New Roman" w:eastAsiaTheme="minorEastAsia" w:hAnsi="Times New Roman"/>
          <w:lang w:eastAsia="ko-KR"/>
        </w:rPr>
        <w:tab/>
      </w:r>
      <w:r w:rsidR="006B5ABB">
        <w:rPr>
          <w:rFonts w:ascii="Times New Roman" w:eastAsiaTheme="minorEastAsia" w:hAnsi="Times New Roman"/>
          <w:lang w:eastAsia="ko-KR"/>
        </w:rPr>
        <w:t xml:space="preserve">I = </w:t>
      </w:r>
      <w:r w:rsidR="00E0502F">
        <w:rPr>
          <w:rFonts w:ascii="Times New Roman" w:eastAsiaTheme="minorEastAsia" w:hAnsi="Times New Roman"/>
          <w:lang w:eastAsia="ko-KR"/>
        </w:rPr>
        <w:t xml:space="preserve">New </w:t>
      </w:r>
      <w:r w:rsidR="006B5ABB">
        <w:rPr>
          <w:rFonts w:ascii="Times New Roman" w:eastAsiaTheme="minorEastAsia" w:hAnsi="Times New Roman"/>
          <w:lang w:eastAsia="ko-KR"/>
        </w:rPr>
        <w:t>Current Measurement</w:t>
      </w:r>
    </w:p>
    <w:p w14:paraId="736B0DF3" w14:textId="2003590D" w:rsidR="00D72041" w:rsidRPr="006B5ABB" w:rsidRDefault="00F91CB7" w:rsidP="003F4700">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noProof/>
        </w:rPr>
        <w:drawing>
          <wp:anchor distT="0" distB="0" distL="114300" distR="114300" simplePos="0" relativeHeight="251680256" behindDoc="0" locked="0" layoutInCell="1" allowOverlap="1" wp14:anchorId="5F070FDF" wp14:editId="0E8D8E19">
            <wp:simplePos x="0" y="0"/>
            <wp:positionH relativeFrom="column">
              <wp:posOffset>3324225</wp:posOffset>
            </wp:positionH>
            <wp:positionV relativeFrom="paragraph">
              <wp:posOffset>186690</wp:posOffset>
            </wp:positionV>
            <wp:extent cx="3076575" cy="2200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657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041">
        <w:rPr>
          <w:rFonts w:ascii="Times New Roman" w:eastAsiaTheme="minorEastAsia" w:hAnsi="Times New Roman"/>
          <w:lang w:eastAsia="ko-KR"/>
        </w:rPr>
        <w:t>4:</w:t>
      </w:r>
      <w:r w:rsidR="00D72041">
        <w:rPr>
          <w:rFonts w:ascii="Times New Roman" w:eastAsiaTheme="minorEastAsia" w:hAnsi="Times New Roman"/>
          <w:lang w:eastAsia="ko-KR"/>
        </w:rPr>
        <w:tab/>
      </w:r>
      <w:r w:rsidR="00D72041">
        <w:rPr>
          <w:rFonts w:ascii="Times New Roman" w:eastAsiaTheme="minorEastAsia" w:hAnsi="Times New Roman"/>
          <w:b/>
          <w:lang w:eastAsia="ko-KR"/>
        </w:rPr>
        <w:t>End While</w:t>
      </w:r>
    </w:p>
    <w:p w14:paraId="2C839679" w14:textId="6C1941EF" w:rsidR="004E3612" w:rsidRDefault="003F4700" w:rsidP="00D42FE3">
      <w:pPr>
        <w:pStyle w:val="BodyText"/>
      </w:pPr>
      <w:r>
        <w:t xml:space="preserve">PACER-C is described by </w:t>
      </w:r>
      <w:r w:rsidR="002776BA">
        <w:t xml:space="preserve">Algorithm 1 </w:t>
      </w:r>
      <w:r>
        <w:t xml:space="preserve">and </w:t>
      </w:r>
      <w:r w:rsidR="006116AD">
        <w:t xml:space="preserve">begins by taking a sample of the </w:t>
      </w:r>
      <w:r>
        <w:t xml:space="preserve">device input </w:t>
      </w:r>
      <w:r w:rsidR="006116AD">
        <w:t>current</w:t>
      </w:r>
      <w:r>
        <w:t xml:space="preserve"> while idle</w:t>
      </w:r>
      <w:r w:rsidR="006116AD">
        <w:t xml:space="preserve">. Next, the operation is executed and </w:t>
      </w:r>
      <w:r>
        <w:t xml:space="preserve">the algorithm waits for a minimum latency period to expire. The operation </w:t>
      </w:r>
      <w:r w:rsidR="006116AD">
        <w:t xml:space="preserve">is considered complete </w:t>
      </w:r>
      <w:r>
        <w:t xml:space="preserve">after </w:t>
      </w:r>
      <w:r w:rsidR="006116AD">
        <w:t xml:space="preserve">the output current returns to </w:t>
      </w:r>
      <w:r>
        <w:t xml:space="preserve">the threshold </w:t>
      </w:r>
      <w:r w:rsidR="006116AD">
        <w:t>percentage of its previous state.</w:t>
      </w:r>
      <w:r>
        <w:t xml:space="preserve"> The threshold for all following experiments was set empirically at 110%.</w:t>
      </w:r>
    </w:p>
    <w:p w14:paraId="0D2E4D4A" w14:textId="0F89747B" w:rsidR="006116AD" w:rsidRPr="006116AD" w:rsidRDefault="00E357BF" w:rsidP="006116AD">
      <w:pPr>
        <w:pStyle w:val="BodyText"/>
      </w:pPr>
      <w:r>
        <w:rPr>
          <w:noProof/>
        </w:rPr>
        <mc:AlternateContent>
          <mc:Choice Requires="wps">
            <w:drawing>
              <wp:anchor distT="0" distB="0" distL="114300" distR="114300" simplePos="0" relativeHeight="251671040" behindDoc="0" locked="0" layoutInCell="1" allowOverlap="1" wp14:anchorId="489A733D" wp14:editId="4FE70E95">
                <wp:simplePos x="0" y="0"/>
                <wp:positionH relativeFrom="column">
                  <wp:posOffset>3312622</wp:posOffset>
                </wp:positionH>
                <wp:positionV relativeFrom="paragraph">
                  <wp:posOffset>1314680</wp:posOffset>
                </wp:positionV>
                <wp:extent cx="3086100" cy="144087"/>
                <wp:effectExtent l="0" t="0" r="0" b="8890"/>
                <wp:wrapTopAndBottom/>
                <wp:docPr id="20" name="Text Box 20"/>
                <wp:cNvGraphicFramePr/>
                <a:graphic xmlns:a="http://schemas.openxmlformats.org/drawingml/2006/main">
                  <a:graphicData uri="http://schemas.microsoft.com/office/word/2010/wordprocessingShape">
                    <wps:wsp>
                      <wps:cNvSpPr txBox="1"/>
                      <wps:spPr>
                        <a:xfrm>
                          <a:off x="0" y="0"/>
                          <a:ext cx="3086100" cy="144087"/>
                        </a:xfrm>
                        <a:prstGeom prst="rect">
                          <a:avLst/>
                        </a:prstGeom>
                        <a:solidFill>
                          <a:prstClr val="white"/>
                        </a:solidFill>
                        <a:ln>
                          <a:noFill/>
                        </a:ln>
                        <a:effectLst/>
                      </wps:spPr>
                      <wps:txbx>
                        <w:txbxContent>
                          <w:p w14:paraId="00088184" w14:textId="0F0F8CF9" w:rsidR="00697D7B" w:rsidRPr="00D32A71" w:rsidRDefault="00697D7B" w:rsidP="00FA5C34">
                            <w:pPr>
                              <w:pStyle w:val="Caption"/>
                              <w:rPr>
                                <w:rFonts w:ascii="Cambria" w:eastAsia="Calibri" w:hAnsi="Cambria"/>
                                <w:noProof/>
                                <w:sz w:val="20"/>
                                <w:szCs w:val="20"/>
                              </w:rPr>
                            </w:pPr>
                            <w:bookmarkStart w:id="56" w:name="_Ref492667638"/>
                            <w:r>
                              <w:t xml:space="preserve">Figure </w:t>
                            </w:r>
                            <w:r>
                              <w:fldChar w:fldCharType="begin"/>
                            </w:r>
                            <w:r>
                              <w:instrText xml:space="preserve"> SEQ Figure \* ARABIC </w:instrText>
                            </w:r>
                            <w:r>
                              <w:fldChar w:fldCharType="separate"/>
                            </w:r>
                            <w:r w:rsidR="000C75AE">
                              <w:rPr>
                                <w:noProof/>
                              </w:rPr>
                              <w:t>6</w:t>
                            </w:r>
                            <w:r>
                              <w:rPr>
                                <w:noProof/>
                              </w:rPr>
                              <w:fldChar w:fldCharType="end"/>
                            </w:r>
                            <w:bookmarkEnd w:id="56"/>
                            <w:r w:rsidRPr="00E23D25">
                              <w:t>: PRIME (Precise Real-Time In-Circuit Micro-EMS)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A733D" id="Text Box 20" o:spid="_x0000_s1029" type="#_x0000_t202" style="position:absolute;left:0;text-align:left;margin-left:260.85pt;margin-top:103.5pt;width:243pt;height:11.3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" stroked="f">
                <v:textbox inset="0,0,0,0">
                  <w:txbxContent>
                    <w:p w14:paraId="00088184" w14:textId="0F0F8CF9" w:rsidR="00697D7B" w:rsidRPr="00D32A71" w:rsidRDefault="00697D7B" w:rsidP="00FA5C34">
                      <w:pPr>
                        <w:pStyle w:val="Caption"/>
                        <w:rPr>
                          <w:rFonts w:ascii="Cambria" w:eastAsia="Calibri" w:hAnsi="Cambria"/>
                          <w:noProof/>
                          <w:sz w:val="20"/>
                          <w:szCs w:val="20"/>
                        </w:rPr>
                      </w:pPr>
                      <w:bookmarkStart w:id="57" w:name="_Ref492667638"/>
                      <w:r>
                        <w:t xml:space="preserve">Figure </w:t>
                      </w:r>
                      <w:r>
                        <w:fldChar w:fldCharType="begin"/>
                      </w:r>
                      <w:r>
                        <w:instrText xml:space="preserve"> SEQ Figure \* ARABIC </w:instrText>
                      </w:r>
                      <w:r>
                        <w:fldChar w:fldCharType="separate"/>
                      </w:r>
                      <w:r w:rsidR="000C75AE">
                        <w:rPr>
                          <w:noProof/>
                        </w:rPr>
                        <w:t>6</w:t>
                      </w:r>
                      <w:r>
                        <w:rPr>
                          <w:noProof/>
                        </w:rPr>
                        <w:fldChar w:fldCharType="end"/>
                      </w:r>
                      <w:bookmarkEnd w:id="57"/>
                      <w:r w:rsidRPr="00E23D25">
                        <w:t>: PRIME (Precise Real-Time In-Circuit Micro-EMS)</w:t>
                      </w:r>
                    </w:p>
                  </w:txbxContent>
                </v:textbox>
                <w10:wrap type="topAndBottom"/>
              </v:shape>
            </w:pict>
          </mc:Fallback>
        </mc:AlternateContent>
      </w:r>
      <w:r w:rsidR="006116AD">
        <w:t>PACER-C is the most basic method to determine in real time if an operation has completed and may also be prone to false positives in some cases. There are many more advanced algorithms that can suit the purpose such as a multi-layer perceptron that is used in neural networks</w:t>
      </w:r>
      <w:r w:rsidR="003F4700">
        <w:t xml:space="preserve"> that could be used to identify features in real-time</w:t>
      </w:r>
      <w:r w:rsidR="006116AD">
        <w:t xml:space="preserve">. It is notable however, that reducing the complexity of the detector is important so that the algorithm can ensure that it is </w:t>
      </w:r>
      <w:r w:rsidR="003F4700">
        <w:t xml:space="preserve">keeping </w:t>
      </w:r>
      <w:r w:rsidR="006116AD">
        <w:t>pace with incoming samples. Naturally, more complex algorithms could be accommodated by a more powerful host microcontroller.</w:t>
      </w:r>
    </w:p>
    <w:p w14:paraId="4457DA70" w14:textId="23417735" w:rsidR="00A56378" w:rsidRDefault="004E3612" w:rsidP="004E3612">
      <w:pPr>
        <w:pStyle w:val="Heading1"/>
      </w:pPr>
      <w:r>
        <w:t>Materials</w:t>
      </w:r>
    </w:p>
    <w:p w14:paraId="7963CA42" w14:textId="15FFCE62" w:rsidR="00A56378" w:rsidRDefault="00A56378" w:rsidP="00A56378">
      <w:pPr>
        <w:pStyle w:val="BodyText"/>
      </w:pPr>
      <w:r>
        <w:t xml:space="preserve">PACER and IODVS are </w:t>
      </w:r>
      <w:r w:rsidR="003F4700">
        <w:t xml:space="preserve">implemented </w:t>
      </w:r>
      <w:r>
        <w:t>on a</w:t>
      </w:r>
      <w:r w:rsidR="003F4700">
        <w:t>n</w:t>
      </w:r>
      <w:r>
        <w:t xml:space="preserve"> STM32F429 MCU </w:t>
      </w:r>
      <w:r w:rsidR="003F4700">
        <w:t xml:space="preserve">supported by </w:t>
      </w:r>
      <w:r>
        <w:t>the STMicroelectronics DISCO board and hosted by the PRIME assembly. The board provides 64MB of SDRAM which allows for simultaneous sampling throughout the test suite at very high speed. All experiments were sampled at 1MSPS and the SDRAM all</w:t>
      </w:r>
      <w:r w:rsidR="00F0601C">
        <w:t>owed any individual experiment t</w:t>
      </w:r>
      <w:r>
        <w:t>o last up to 1 full second. All of the analog conversions as well as the device state sampling were performed via DMA. Therefore, the test fixture is expected to have had no impact on the operation under test.</w:t>
      </w:r>
    </w:p>
    <w:p w14:paraId="04534270" w14:textId="3129BD69" w:rsidR="00EC31DC" w:rsidRDefault="00EC31DC" w:rsidP="00EC31DC">
      <w:pPr>
        <w:pStyle w:val="BodyText"/>
      </w:pPr>
      <w:r>
        <w:t xml:space="preserve">The PRIME (Precise Real-Time In-Circuit Micro-EMS) </w:t>
      </w:r>
      <w:r w:rsidR="003F4700">
        <w:t>board</w:t>
      </w:r>
      <w:r w:rsidR="00566020">
        <w:t>,</w:t>
      </w:r>
      <w:r w:rsidR="003F4700">
        <w:t xml:space="preserve"> </w:t>
      </w:r>
      <w:r w:rsidR="00566020">
        <w:t xml:space="preserve">shown in </w:t>
      </w:r>
      <w:r w:rsidR="00566020">
        <w:fldChar w:fldCharType="begin"/>
      </w:r>
      <w:r w:rsidR="00566020">
        <w:instrText xml:space="preserve"> REF _Ref492667638 \h </w:instrText>
      </w:r>
      <w:r w:rsidR="00566020">
        <w:fldChar w:fldCharType="separate"/>
      </w:r>
      <w:r w:rsidR="000C75AE">
        <w:t xml:space="preserve">Figure </w:t>
      </w:r>
      <w:r w:rsidR="000C75AE">
        <w:rPr>
          <w:noProof/>
        </w:rPr>
        <w:t>6</w:t>
      </w:r>
      <w:r w:rsidR="00566020">
        <w:fldChar w:fldCharType="end"/>
      </w:r>
      <w:r w:rsidR="00566020">
        <w:t xml:space="preserve">, </w:t>
      </w:r>
      <w:r>
        <w:t>hosts a variety of peripherals</w:t>
      </w:r>
      <w:r w:rsidR="00566020">
        <w:t xml:space="preserve"> (labelled in red as DUT: Devices Under Test) that are</w:t>
      </w:r>
      <w:r>
        <w:t xml:space="preserve"> commonly implemented in embedded designs. The board provides access to Bluetooth, Wi-Fi and a Si1143 proximity detector. PACER was evaluated on NAND and NOR FLASH memories, as well as a commercial EEPROM, temperature / humidity sensor and four independent Micro-SD cards.</w:t>
      </w:r>
    </w:p>
    <w:p w14:paraId="09286AED" w14:textId="6D24252A" w:rsidR="00EC31DC" w:rsidRDefault="00EC31DC" w:rsidP="00EC31DC">
      <w:pPr>
        <w:pStyle w:val="BodyText"/>
      </w:pPr>
      <w:r>
        <w:t xml:space="preserve">At 1 MSPS and 4 channel </w:t>
      </w:r>
      <w:r w:rsidR="00362C72">
        <w:t>measurements</w:t>
      </w:r>
      <w:r>
        <w:t xml:space="preserve"> and 2 bytes per sample, each test can result in up to </w:t>
      </w:r>
      <w:r w:rsidR="00362C72">
        <w:t>8 megabytes of data. Because repeatability is so important, each test was run 50 times. Therefore, bandwidth became a limiting factor and a Hi-Speed (</w:t>
      </w:r>
      <w:r w:rsidR="00543732">
        <w:t>480Mbps</w:t>
      </w:r>
      <w:r w:rsidR="00362C72">
        <w:t>) USB module was added to the board to allow for rapid development. Operating as</w:t>
      </w:r>
      <w:r w:rsidR="008301BD">
        <w:t xml:space="preserve"> a virtual communications port and using MCU parallel bus, </w:t>
      </w:r>
      <w:r w:rsidR="00362C72">
        <w:t xml:space="preserve">actual </w:t>
      </w:r>
      <w:r w:rsidR="00CE39D7">
        <w:t>bandwidth was</w:t>
      </w:r>
      <w:r w:rsidR="00362C72">
        <w:t xml:space="preserve"> rea</w:t>
      </w:r>
      <w:r w:rsidR="00566020">
        <w:t xml:space="preserve">lized at approximately </w:t>
      </w:r>
      <w:r w:rsidR="00543732">
        <w:t>120Mbps</w:t>
      </w:r>
      <w:r w:rsidR="00566020">
        <w:t>.</w:t>
      </w:r>
    </w:p>
    <w:p w14:paraId="6E9ACE53" w14:textId="5811C9AB" w:rsidR="002F1E6A" w:rsidRDefault="008301BD" w:rsidP="00FA5C34">
      <w:pPr>
        <w:pStyle w:val="BodyText"/>
      </w:pPr>
      <w:r>
        <w:t>Each of the peripheral devices under test has some method of determining if an operation completed successfully. For the memory devices, a simple read-back verification is sufficient to determine correctness and is a common practice among embedded designs. The temperature and humidity sensor provides a status bit indicating if an operation is in progress, thus indicating that a requested operation has not yet completed.</w:t>
      </w:r>
    </w:p>
    <w:p w14:paraId="0B7F67D1" w14:textId="091142C0" w:rsidR="00362C72" w:rsidRDefault="00362C72" w:rsidP="00A56378">
      <w:pPr>
        <w:pStyle w:val="BodyText"/>
      </w:pPr>
      <w:r>
        <w:t xml:space="preserve">Power </w:t>
      </w:r>
      <w:r w:rsidR="00FA5C34">
        <w:t xml:space="preserve">is </w:t>
      </w:r>
      <w:r>
        <w:t xml:space="preserve">provided and </w:t>
      </w:r>
      <w:r w:rsidR="00FA5C34">
        <w:t xml:space="preserve">voltage is </w:t>
      </w:r>
      <w:r>
        <w:t xml:space="preserve">modulated to each individual device on the domain using independently configurable power supplies. The ASDM-300F module </w:t>
      </w:r>
      <w:r w:rsidR="00566020">
        <w:t xml:space="preserve">shown in orange on </w:t>
      </w:r>
      <w:r w:rsidR="00566020">
        <w:fldChar w:fldCharType="begin"/>
      </w:r>
      <w:r w:rsidR="00566020">
        <w:instrText xml:space="preserve"> REF _Ref492667638 \h </w:instrText>
      </w:r>
      <w:r w:rsidR="00566020">
        <w:fldChar w:fldCharType="separate"/>
      </w:r>
      <w:r w:rsidR="000C75AE">
        <w:t xml:space="preserve">Figure </w:t>
      </w:r>
      <w:r w:rsidR="000C75AE">
        <w:rPr>
          <w:noProof/>
        </w:rPr>
        <w:t>6</w:t>
      </w:r>
      <w:r w:rsidR="00566020">
        <w:fldChar w:fldCharType="end"/>
      </w:r>
      <w:r w:rsidR="00566020">
        <w:t xml:space="preserve"> </w:t>
      </w:r>
      <w:r>
        <w:t xml:space="preserve">provides a high-efficiency buck power supply, followed by a linear regulator with a high ripple-rejection ratio. </w:t>
      </w:r>
      <w:r w:rsidR="00CE39D7">
        <w:t xml:space="preserve">A high-precision </w:t>
      </w:r>
      <w:r w:rsidR="00FA5C34">
        <w:t xml:space="preserve">and </w:t>
      </w:r>
      <w:r w:rsidR="00CE39D7">
        <w:t xml:space="preserve">clean power </w:t>
      </w:r>
      <w:r w:rsidR="00CE39D7">
        <w:lastRenderedPageBreak/>
        <w:t xml:space="preserve">supply is important because PACER uses the current profile to make real-time decisions. If the power supply outputs a significant amount of noise, then it becomes difficult to </w:t>
      </w:r>
      <w:r w:rsidR="00FA5C34">
        <w:t xml:space="preserve">acquire signal and </w:t>
      </w:r>
      <w:r w:rsidR="00CE39D7">
        <w:t>determine activity completion</w:t>
      </w:r>
      <w:r w:rsidR="00732222">
        <w:t xml:space="preserve"> in real-time</w:t>
      </w:r>
      <w:r w:rsidR="00CE39D7">
        <w:t>.</w:t>
      </w:r>
    </w:p>
    <w:p w14:paraId="00C22213" w14:textId="5AE119B1" w:rsidR="002F1E6A" w:rsidRDefault="00CE39D7" w:rsidP="00604A61">
      <w:pPr>
        <w:pStyle w:val="BodyText"/>
      </w:pPr>
      <w:r>
        <w:t xml:space="preserve">The ASDM-300F is also outfitted with a dual current </w:t>
      </w:r>
      <w:r w:rsidR="00561824">
        <w:t xml:space="preserve">measurement circuit using the Maxim </w:t>
      </w:r>
      <w:r w:rsidR="00604A61" w:rsidRPr="00604A61">
        <w:t>MAX4377HAUA+</w:t>
      </w:r>
      <w:r w:rsidR="00561824">
        <w:t xml:space="preserve">. This circuit allows the host to measure both the input and output current of the power supply with high analog bandwidth. Ultimately, these outputs are used to determine activity completion with the PACER-E and PACER-C algorithms. It is important to note the gain-bandwidth product of the </w:t>
      </w:r>
      <w:r w:rsidR="00604A61">
        <w:t>amplifier</w:t>
      </w:r>
      <w:r w:rsidR="00561824">
        <w:t>. High frequency content will be attenuated to some degree and the actionable data output would be of higher quality if a higher frequency device were available.</w:t>
      </w:r>
    </w:p>
    <w:p w14:paraId="32A1E82D" w14:textId="7819143B" w:rsidR="00561824" w:rsidRDefault="00561824" w:rsidP="00561824">
      <w:pPr>
        <w:pStyle w:val="BodyText"/>
      </w:pPr>
      <w:r>
        <w:t xml:space="preserve">While measuring and classifying activity completion, it is important that each device be analyzed independently. </w:t>
      </w:r>
      <w:r w:rsidR="00062761">
        <w:t xml:space="preserve">The PPS-330D </w:t>
      </w:r>
      <w:r w:rsidR="00566020">
        <w:t xml:space="preserve">shown in yellow on </w:t>
      </w:r>
      <w:r w:rsidR="00566020">
        <w:fldChar w:fldCharType="begin"/>
      </w:r>
      <w:r w:rsidR="00566020">
        <w:instrText xml:space="preserve"> REF _Ref492667638 \h </w:instrText>
      </w:r>
      <w:r w:rsidR="00566020">
        <w:fldChar w:fldCharType="separate"/>
      </w:r>
      <w:r w:rsidR="000C75AE">
        <w:t xml:space="preserve">Figure </w:t>
      </w:r>
      <w:r w:rsidR="000C75AE">
        <w:rPr>
          <w:noProof/>
        </w:rPr>
        <w:t>6</w:t>
      </w:r>
      <w:r w:rsidR="00566020">
        <w:fldChar w:fldCharType="end"/>
      </w:r>
      <w:r w:rsidR="00566020">
        <w:t xml:space="preserve"> </w:t>
      </w:r>
      <w:r w:rsidR="00062761">
        <w:t xml:space="preserve">allows </w:t>
      </w:r>
      <w:r w:rsidR="00482D07">
        <w:t xml:space="preserve">the host to switch the voltage domain of an individual peripheral to any one of three domains, or disconnect the device entirely </w:t>
      </w:r>
    </w:p>
    <w:p w14:paraId="6D1F19EC" w14:textId="08244680" w:rsidR="002F1E6A" w:rsidRDefault="00482D07" w:rsidP="00604A61">
      <w:pPr>
        <w:pStyle w:val="BodyText"/>
      </w:pPr>
      <w:r>
        <w:t xml:space="preserve">PPS-330D devices are connected to each peripheral, and </w:t>
      </w:r>
      <w:r w:rsidR="001262F7">
        <w:t xml:space="preserve">while </w:t>
      </w:r>
      <w:r>
        <w:t xml:space="preserve">a peripheral is under test, the </w:t>
      </w:r>
      <w:r w:rsidR="001262F7">
        <w:t xml:space="preserve">remaining </w:t>
      </w:r>
      <w:r>
        <w:t xml:space="preserve">devices are switched to an alternate voltage domain. Thus, each device is independently classified in-system without </w:t>
      </w:r>
      <w:r w:rsidR="001262F7">
        <w:t xml:space="preserve">physically </w:t>
      </w:r>
      <w:r>
        <w:t xml:space="preserve">removing other devices that may </w:t>
      </w:r>
      <w:r w:rsidR="001262F7">
        <w:t xml:space="preserve">affect </w:t>
      </w:r>
      <w:r>
        <w:t>current measurements.</w:t>
      </w:r>
      <w:r w:rsidR="001262F7" w:rsidRPr="001262F7">
        <w:t xml:space="preserve"> </w:t>
      </w:r>
      <w:r w:rsidR="001262F7">
        <w:t>Once the devices are characterized, then their individual contributions to the power supply current output can be deduced through superposition. The PPS-330D is convenient for initial profiling, but unnecessary for a streamlined implementation. The ASDM-300F is necessary for an IODVS implementation, but PACER-E and PACER-C only require the current measurement component.</w:t>
      </w:r>
    </w:p>
    <w:p w14:paraId="5D3265BF" w14:textId="75686AE1" w:rsidR="00AD60A4" w:rsidRDefault="002317B0" w:rsidP="002317B0">
      <w:pPr>
        <w:pStyle w:val="Heading1"/>
      </w:pPr>
      <w:r>
        <w:t>Results</w:t>
      </w:r>
    </w:p>
    <w:p w14:paraId="717649B1" w14:textId="68C993E3" w:rsidR="002317B0" w:rsidRDefault="002317B0" w:rsidP="002317B0">
      <w:pPr>
        <w:pStyle w:val="BodyText"/>
      </w:pPr>
      <w:r>
        <w:t xml:space="preserve">Initial IODVS results were repeated so as to establish a baseline with which to compare the results of PACER. Previous experiments required the results to be averaged many times over. The PRIME assembly provides high enough signal to noise ratio that averaging multiple test results is </w:t>
      </w:r>
      <w:r w:rsidR="007766AD">
        <w:t xml:space="preserve">unnecessary and a simple 50-sample moving average provides enough </w:t>
      </w:r>
      <w:r w:rsidR="00543732">
        <w:t>filtering</w:t>
      </w:r>
      <w:r w:rsidR="007766AD">
        <w:t xml:space="preserve"> while maintaining a quick response time</w:t>
      </w:r>
      <w:r>
        <w:t>.</w:t>
      </w:r>
    </w:p>
    <w:p w14:paraId="61F60E6C" w14:textId="74562A65" w:rsidR="002317B0" w:rsidRDefault="00907AA2" w:rsidP="00907AA2">
      <w:pPr>
        <w:pStyle w:val="Heading2"/>
      </w:pPr>
      <w:r>
        <w:t>MCP25AA512 EEPROM</w:t>
      </w:r>
    </w:p>
    <w:p w14:paraId="379440A4" w14:textId="0931F315" w:rsidR="00907AA2" w:rsidRDefault="00907AA2" w:rsidP="00907AA2">
      <w:pPr>
        <w:pStyle w:val="BodyText"/>
      </w:pPr>
      <w:r>
        <w:t xml:space="preserve">The Microchip EEPROM is specified by the manufacturer for a 5ms mandatory wait period following the write command and data. </w:t>
      </w:r>
      <w:r w:rsidR="00654388">
        <w:t xml:space="preserve">This operation is highly deterministic </w:t>
      </w:r>
      <w:r w:rsidR="003D4195">
        <w:t>with respect to time, energy and current profile. All PACER algorithms identified activity completion with high accuracy.</w:t>
      </w:r>
    </w:p>
    <w:p w14:paraId="1EAC9A75" w14:textId="68C3A241" w:rsidR="00840144" w:rsidRDefault="00D16EB3" w:rsidP="00840144">
      <w:pPr>
        <w:pStyle w:val="tablehead"/>
      </w:pPr>
      <w:r>
        <w:t xml:space="preserve">MCP25AA512 EEPROM </w:t>
      </w:r>
      <w:r w:rsidR="00840144">
        <w:t>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F44861" w14:paraId="7F8EB949" w14:textId="77777777" w:rsidTr="00F9595B">
        <w:trPr>
          <w:cantSplit/>
          <w:trHeight w:val="240"/>
          <w:tblHeader/>
          <w:jc w:val="center"/>
        </w:trPr>
        <w:tc>
          <w:tcPr>
            <w:tcW w:w="627" w:type="dxa"/>
            <w:vMerge w:val="restart"/>
            <w:vAlign w:val="center"/>
          </w:tcPr>
          <w:p w14:paraId="08503249" w14:textId="2CB39EAB" w:rsidR="00F44861" w:rsidRDefault="00F44861" w:rsidP="00A974BC">
            <w:pPr>
              <w:pStyle w:val="tablecolhead"/>
            </w:pPr>
            <w:r>
              <w:t>Stage</w:t>
            </w:r>
          </w:p>
        </w:tc>
        <w:tc>
          <w:tcPr>
            <w:tcW w:w="4233" w:type="dxa"/>
            <w:gridSpan w:val="5"/>
            <w:vAlign w:val="center"/>
          </w:tcPr>
          <w:p w14:paraId="07A5D2A5" w14:textId="34348FB9" w:rsidR="00F44861" w:rsidRDefault="002B4A01" w:rsidP="002B4A01">
            <w:pPr>
              <w:pStyle w:val="tablecolhead"/>
            </w:pPr>
            <w:r>
              <w:t xml:space="preserve">Latency </w:t>
            </w:r>
            <w:r w:rsidR="00F44861">
              <w:t>Results</w:t>
            </w:r>
            <w:r w:rsidR="00D16EB3">
              <w:t xml:space="preserve"> (</w:t>
            </w:r>
            <w:proofErr w:type="spellStart"/>
            <w:r w:rsidR="00D16EB3">
              <w:t>ms</w:t>
            </w:r>
            <w:proofErr w:type="spellEnd"/>
            <w:r w:rsidR="00D16EB3">
              <w:t>)</w:t>
            </w:r>
          </w:p>
        </w:tc>
      </w:tr>
      <w:tr w:rsidR="00F9595B" w14:paraId="2E312FEE" w14:textId="77777777" w:rsidTr="00D16EB3">
        <w:trPr>
          <w:cantSplit/>
          <w:trHeight w:val="240"/>
          <w:tblHeader/>
          <w:jc w:val="center"/>
        </w:trPr>
        <w:tc>
          <w:tcPr>
            <w:tcW w:w="627" w:type="dxa"/>
            <w:vMerge/>
          </w:tcPr>
          <w:p w14:paraId="21673250" w14:textId="77777777" w:rsidR="00F9595B" w:rsidRDefault="00F9595B" w:rsidP="00A974BC">
            <w:pPr>
              <w:rPr>
                <w:sz w:val="16"/>
                <w:szCs w:val="16"/>
              </w:rPr>
            </w:pPr>
          </w:p>
        </w:tc>
        <w:tc>
          <w:tcPr>
            <w:tcW w:w="720" w:type="dxa"/>
            <w:vAlign w:val="center"/>
          </w:tcPr>
          <w:p w14:paraId="0F01E63B" w14:textId="0C534E27" w:rsidR="00F9595B" w:rsidRDefault="00F9595B" w:rsidP="00840144">
            <w:pPr>
              <w:pStyle w:val="tablecolsubhead"/>
            </w:pPr>
            <w:r>
              <w:t>Control</w:t>
            </w:r>
          </w:p>
        </w:tc>
        <w:tc>
          <w:tcPr>
            <w:tcW w:w="900" w:type="dxa"/>
            <w:vAlign w:val="center"/>
          </w:tcPr>
          <w:p w14:paraId="56EA1DA1" w14:textId="1B6F7337" w:rsidR="00F9595B" w:rsidRDefault="00F9595B" w:rsidP="00A974BC">
            <w:pPr>
              <w:pStyle w:val="tablecolsubhead"/>
            </w:pPr>
            <w:r>
              <w:t>PACER-T</w:t>
            </w:r>
          </w:p>
        </w:tc>
        <w:tc>
          <w:tcPr>
            <w:tcW w:w="630" w:type="dxa"/>
            <w:vAlign w:val="center"/>
          </w:tcPr>
          <w:p w14:paraId="41064256" w14:textId="77777777" w:rsidR="00F9595B" w:rsidRDefault="00F9595B" w:rsidP="00A974BC">
            <w:pPr>
              <w:pStyle w:val="tablecolsubhead"/>
            </w:pPr>
            <w:r>
              <w:t>Diff.</w:t>
            </w:r>
          </w:p>
        </w:tc>
        <w:tc>
          <w:tcPr>
            <w:tcW w:w="1260" w:type="dxa"/>
            <w:vAlign w:val="center"/>
          </w:tcPr>
          <w:p w14:paraId="7E17A2D0" w14:textId="272E9320" w:rsidR="00F9595B" w:rsidRDefault="00F9595B" w:rsidP="00D16EB3">
            <w:pPr>
              <w:pStyle w:val="tablecolsubhead"/>
            </w:pPr>
            <w:r>
              <w:t>PACER</w:t>
            </w:r>
            <w:r w:rsidR="00D16EB3">
              <w:t>+IO</w:t>
            </w:r>
            <w:r>
              <w:t>DV</w:t>
            </w:r>
            <w:r w:rsidR="00D16EB3">
              <w:t>S</w:t>
            </w:r>
          </w:p>
        </w:tc>
        <w:tc>
          <w:tcPr>
            <w:tcW w:w="723" w:type="dxa"/>
            <w:vAlign w:val="center"/>
          </w:tcPr>
          <w:p w14:paraId="6E7F8C2B" w14:textId="6931660D" w:rsidR="00F9595B" w:rsidRDefault="00F9595B" w:rsidP="00A974BC">
            <w:pPr>
              <w:pStyle w:val="tablecolsubhead"/>
            </w:pPr>
            <w:r>
              <w:t>Diff.</w:t>
            </w:r>
          </w:p>
        </w:tc>
      </w:tr>
      <w:tr w:rsidR="00F9595B" w14:paraId="772FADAC" w14:textId="77777777" w:rsidTr="00D16EB3">
        <w:trPr>
          <w:trHeight w:val="320"/>
          <w:jc w:val="center"/>
        </w:trPr>
        <w:tc>
          <w:tcPr>
            <w:tcW w:w="627" w:type="dxa"/>
            <w:vAlign w:val="center"/>
          </w:tcPr>
          <w:p w14:paraId="30087CED" w14:textId="04449A48" w:rsidR="00F9595B" w:rsidRDefault="00F9595B" w:rsidP="00F9595B">
            <w:pPr>
              <w:pStyle w:val="tablecopy"/>
              <w:rPr>
                <w:sz w:val="8"/>
                <w:szCs w:val="8"/>
              </w:rPr>
            </w:pPr>
            <w:del w:id="58" w:author="Dan Moore" w:date="2017-12-07T22:16:00Z">
              <w:r w:rsidDel="00EB6487">
                <w:delText>Write</w:delText>
              </w:r>
            </w:del>
            <w:ins w:id="59" w:author="Dan Moore" w:date="2017-12-07T22:16:00Z">
              <w:r w:rsidR="00EB6487">
                <w:t>Wait</w:t>
              </w:r>
            </w:ins>
          </w:p>
        </w:tc>
        <w:tc>
          <w:tcPr>
            <w:tcW w:w="720" w:type="dxa"/>
            <w:vAlign w:val="center"/>
          </w:tcPr>
          <w:p w14:paraId="50AD642B" w14:textId="0DE71283" w:rsidR="00F9595B" w:rsidRPr="009F2622" w:rsidRDefault="00F9595B" w:rsidP="009F2622">
            <w:pPr>
              <w:rPr>
                <w:sz w:val="16"/>
                <w:szCs w:val="16"/>
                <w:rPrChange w:id="60" w:author="Dan Moore" w:date="2017-12-07T22:55:00Z">
                  <w:rPr/>
                </w:rPrChange>
              </w:rPr>
              <w:pPrChange w:id="61" w:author="Dan Moore" w:date="2017-12-07T22:55:00Z">
                <w:pPr>
                  <w:pStyle w:val="tablecopy"/>
                </w:pPr>
              </w:pPrChange>
            </w:pPr>
            <w:r w:rsidRPr="009F2622">
              <w:rPr>
                <w:sz w:val="16"/>
                <w:szCs w:val="16"/>
                <w:rPrChange w:id="62" w:author="Dan Moore" w:date="2017-12-07T22:55:00Z">
                  <w:rPr/>
                </w:rPrChange>
              </w:rPr>
              <w:t>5.05</w:t>
            </w:r>
          </w:p>
        </w:tc>
        <w:tc>
          <w:tcPr>
            <w:tcW w:w="900" w:type="dxa"/>
            <w:vAlign w:val="center"/>
          </w:tcPr>
          <w:p w14:paraId="26E897D2" w14:textId="3D4753EC" w:rsidR="00F9595B" w:rsidRDefault="00F9595B" w:rsidP="00F9595B">
            <w:pPr>
              <w:rPr>
                <w:sz w:val="16"/>
                <w:szCs w:val="16"/>
              </w:rPr>
            </w:pPr>
            <w:r>
              <w:rPr>
                <w:sz w:val="16"/>
                <w:szCs w:val="16"/>
              </w:rPr>
              <w:t>3.51</w:t>
            </w:r>
          </w:p>
        </w:tc>
        <w:tc>
          <w:tcPr>
            <w:tcW w:w="630" w:type="dxa"/>
            <w:vAlign w:val="center"/>
          </w:tcPr>
          <w:p w14:paraId="64B25171" w14:textId="70F448B6" w:rsidR="00F9595B" w:rsidRDefault="00D16EB3" w:rsidP="00F9595B">
            <w:pPr>
              <w:rPr>
                <w:sz w:val="16"/>
                <w:szCs w:val="16"/>
              </w:rPr>
            </w:pPr>
            <w:r>
              <w:rPr>
                <w:sz w:val="16"/>
                <w:szCs w:val="16"/>
              </w:rPr>
              <w:t>30.5</w:t>
            </w:r>
            <w:r w:rsidR="00F9595B">
              <w:rPr>
                <w:sz w:val="16"/>
                <w:szCs w:val="16"/>
              </w:rPr>
              <w:t>%</w:t>
            </w:r>
          </w:p>
        </w:tc>
        <w:tc>
          <w:tcPr>
            <w:tcW w:w="1260" w:type="dxa"/>
            <w:vAlign w:val="center"/>
          </w:tcPr>
          <w:p w14:paraId="02DCF65E" w14:textId="7517B5E0" w:rsidR="00F9595B" w:rsidRDefault="00D16EB3" w:rsidP="00F9595B">
            <w:pPr>
              <w:rPr>
                <w:sz w:val="16"/>
                <w:szCs w:val="16"/>
              </w:rPr>
            </w:pPr>
            <w:r>
              <w:rPr>
                <w:sz w:val="16"/>
                <w:szCs w:val="16"/>
              </w:rPr>
              <w:t>3.51</w:t>
            </w:r>
          </w:p>
        </w:tc>
        <w:tc>
          <w:tcPr>
            <w:tcW w:w="723" w:type="dxa"/>
            <w:vAlign w:val="center"/>
          </w:tcPr>
          <w:p w14:paraId="441510BB" w14:textId="306CDBA5" w:rsidR="00F9595B" w:rsidRDefault="00D16EB3" w:rsidP="00F9595B">
            <w:pPr>
              <w:rPr>
                <w:sz w:val="16"/>
                <w:szCs w:val="16"/>
              </w:rPr>
            </w:pPr>
            <w:r>
              <w:rPr>
                <w:sz w:val="16"/>
                <w:szCs w:val="16"/>
              </w:rPr>
              <w:t>30.5</w:t>
            </w:r>
            <w:r w:rsidR="00F9595B">
              <w:rPr>
                <w:sz w:val="16"/>
                <w:szCs w:val="16"/>
              </w:rPr>
              <w:t>%</w:t>
            </w:r>
          </w:p>
        </w:tc>
      </w:tr>
      <w:tr w:rsidR="00F9595B" w14:paraId="063CC72A" w14:textId="77777777" w:rsidTr="00D16EB3">
        <w:trPr>
          <w:trHeight w:val="320"/>
          <w:jc w:val="center"/>
        </w:trPr>
        <w:tc>
          <w:tcPr>
            <w:tcW w:w="627" w:type="dxa"/>
            <w:vAlign w:val="center"/>
          </w:tcPr>
          <w:p w14:paraId="721CF98E" w14:textId="64B14CCE" w:rsidR="00F9595B" w:rsidRDefault="00F9595B" w:rsidP="00F9595B">
            <w:pPr>
              <w:pStyle w:val="tablecopy"/>
            </w:pPr>
            <w:r>
              <w:t>All</w:t>
            </w:r>
          </w:p>
        </w:tc>
        <w:tc>
          <w:tcPr>
            <w:tcW w:w="720" w:type="dxa"/>
            <w:vAlign w:val="center"/>
          </w:tcPr>
          <w:p w14:paraId="5C9EA808" w14:textId="222FC551" w:rsidR="00F9595B" w:rsidRPr="009F2622" w:rsidRDefault="00D16EB3" w:rsidP="009F2622">
            <w:pPr>
              <w:rPr>
                <w:sz w:val="16"/>
                <w:szCs w:val="16"/>
                <w:rPrChange w:id="63" w:author="Dan Moore" w:date="2017-12-07T22:55:00Z">
                  <w:rPr/>
                </w:rPrChange>
              </w:rPr>
              <w:pPrChange w:id="64" w:author="Dan Moore" w:date="2017-12-07T22:55:00Z">
                <w:pPr>
                  <w:pStyle w:val="tablecopy"/>
                </w:pPr>
              </w:pPrChange>
            </w:pPr>
            <w:r w:rsidRPr="009F2622">
              <w:rPr>
                <w:sz w:val="16"/>
                <w:szCs w:val="16"/>
                <w:rPrChange w:id="65" w:author="Dan Moore" w:date="2017-12-07T22:55:00Z">
                  <w:rPr/>
                </w:rPrChange>
              </w:rPr>
              <w:t>5.98</w:t>
            </w:r>
          </w:p>
        </w:tc>
        <w:tc>
          <w:tcPr>
            <w:tcW w:w="900" w:type="dxa"/>
            <w:vAlign w:val="center"/>
          </w:tcPr>
          <w:p w14:paraId="4DA12707" w14:textId="555767BD" w:rsidR="00F9595B" w:rsidRDefault="00F9595B" w:rsidP="00F9595B">
            <w:pPr>
              <w:rPr>
                <w:sz w:val="16"/>
                <w:szCs w:val="16"/>
              </w:rPr>
            </w:pPr>
            <w:r>
              <w:rPr>
                <w:sz w:val="16"/>
                <w:szCs w:val="16"/>
              </w:rPr>
              <w:t>4.44</w:t>
            </w:r>
          </w:p>
        </w:tc>
        <w:tc>
          <w:tcPr>
            <w:tcW w:w="630" w:type="dxa"/>
            <w:vAlign w:val="center"/>
          </w:tcPr>
          <w:p w14:paraId="78EFE47A" w14:textId="72BA1B2B" w:rsidR="00F9595B" w:rsidRDefault="00D16EB3" w:rsidP="00F9595B">
            <w:pPr>
              <w:rPr>
                <w:sz w:val="16"/>
                <w:szCs w:val="16"/>
              </w:rPr>
            </w:pPr>
            <w:r>
              <w:rPr>
                <w:sz w:val="16"/>
                <w:szCs w:val="16"/>
              </w:rPr>
              <w:t>25.7</w:t>
            </w:r>
            <w:r w:rsidR="00F9595B">
              <w:rPr>
                <w:sz w:val="16"/>
                <w:szCs w:val="16"/>
              </w:rPr>
              <w:t>%</w:t>
            </w:r>
          </w:p>
        </w:tc>
        <w:tc>
          <w:tcPr>
            <w:tcW w:w="1260" w:type="dxa"/>
            <w:vAlign w:val="center"/>
          </w:tcPr>
          <w:p w14:paraId="539CB426" w14:textId="6F039748" w:rsidR="00F9595B" w:rsidRDefault="00D16EB3" w:rsidP="00F9595B">
            <w:pPr>
              <w:rPr>
                <w:sz w:val="16"/>
                <w:szCs w:val="16"/>
              </w:rPr>
            </w:pPr>
            <w:r>
              <w:rPr>
                <w:sz w:val="16"/>
                <w:szCs w:val="16"/>
              </w:rPr>
              <w:t>4.44</w:t>
            </w:r>
          </w:p>
        </w:tc>
        <w:tc>
          <w:tcPr>
            <w:tcW w:w="723" w:type="dxa"/>
            <w:vAlign w:val="center"/>
          </w:tcPr>
          <w:p w14:paraId="3A631581" w14:textId="4F8E7515" w:rsidR="00F9595B" w:rsidRDefault="00D16EB3" w:rsidP="00F9595B">
            <w:pPr>
              <w:rPr>
                <w:sz w:val="16"/>
                <w:szCs w:val="16"/>
              </w:rPr>
            </w:pPr>
            <w:r>
              <w:rPr>
                <w:sz w:val="16"/>
                <w:szCs w:val="16"/>
              </w:rPr>
              <w:t>25.7</w:t>
            </w:r>
            <w:r w:rsidR="00F9595B">
              <w:rPr>
                <w:sz w:val="16"/>
                <w:szCs w:val="16"/>
              </w:rPr>
              <w:t>%</w:t>
            </w:r>
          </w:p>
        </w:tc>
      </w:tr>
      <w:tr w:rsidR="00D16EB3" w14:paraId="4DC3D00F" w14:textId="77777777" w:rsidTr="00D16EB3">
        <w:trPr>
          <w:cantSplit/>
          <w:trHeight w:val="240"/>
          <w:tblHeader/>
          <w:jc w:val="center"/>
        </w:trPr>
        <w:tc>
          <w:tcPr>
            <w:tcW w:w="627" w:type="dxa"/>
            <w:vAlign w:val="center"/>
          </w:tcPr>
          <w:p w14:paraId="6F041A14" w14:textId="648F58A8" w:rsidR="00D16EB3" w:rsidRDefault="00D16EB3" w:rsidP="00D16EB3">
            <w:pPr>
              <w:pStyle w:val="tablecolhead"/>
            </w:pPr>
          </w:p>
        </w:tc>
        <w:tc>
          <w:tcPr>
            <w:tcW w:w="4233" w:type="dxa"/>
            <w:gridSpan w:val="5"/>
            <w:vAlign w:val="center"/>
          </w:tcPr>
          <w:p w14:paraId="4B3BBCB9" w14:textId="5F7A8C90" w:rsidR="00D16EB3" w:rsidRDefault="00D16EB3" w:rsidP="00D16EB3">
            <w:pPr>
              <w:pStyle w:val="tablecolhead"/>
            </w:pPr>
            <w:r>
              <w:t>Energy Results (</w:t>
            </w:r>
            <w:proofErr w:type="spellStart"/>
            <w:r>
              <w:t>uJ</w:t>
            </w:r>
            <w:proofErr w:type="spellEnd"/>
            <w:r>
              <w:t>)</w:t>
            </w:r>
          </w:p>
        </w:tc>
      </w:tr>
      <w:tr w:rsidR="00D16EB3" w14:paraId="632467BA" w14:textId="77777777" w:rsidTr="00D16EB3">
        <w:trPr>
          <w:trHeight w:val="320"/>
          <w:jc w:val="center"/>
        </w:trPr>
        <w:tc>
          <w:tcPr>
            <w:tcW w:w="627" w:type="dxa"/>
            <w:vAlign w:val="center"/>
          </w:tcPr>
          <w:p w14:paraId="600BBDAE" w14:textId="20878C55" w:rsidR="00D16EB3" w:rsidRDefault="00D16EB3" w:rsidP="00A974BC">
            <w:pPr>
              <w:pStyle w:val="tablecopy"/>
              <w:rPr>
                <w:sz w:val="8"/>
                <w:szCs w:val="8"/>
              </w:rPr>
            </w:pPr>
            <w:del w:id="66" w:author="Dan Moore" w:date="2017-12-07T22:16:00Z">
              <w:r w:rsidDel="00EB6487">
                <w:delText>Write</w:delText>
              </w:r>
            </w:del>
            <w:ins w:id="67" w:author="Dan Moore" w:date="2017-12-07T22:16:00Z">
              <w:r w:rsidR="00EB6487">
                <w:t>Wait</w:t>
              </w:r>
            </w:ins>
          </w:p>
        </w:tc>
        <w:tc>
          <w:tcPr>
            <w:tcW w:w="720" w:type="dxa"/>
            <w:vAlign w:val="center"/>
          </w:tcPr>
          <w:p w14:paraId="3D78A184" w14:textId="63AFC129" w:rsidR="00D16EB3" w:rsidRDefault="00D16EB3" w:rsidP="00A974BC">
            <w:pPr>
              <w:pStyle w:val="tablecopy"/>
            </w:pPr>
            <w:r>
              <w:t>46.84</w:t>
            </w:r>
          </w:p>
        </w:tc>
        <w:tc>
          <w:tcPr>
            <w:tcW w:w="900" w:type="dxa"/>
            <w:vAlign w:val="center"/>
          </w:tcPr>
          <w:p w14:paraId="57D90E9B" w14:textId="7E56A245" w:rsidR="00D16EB3" w:rsidRDefault="00D16EB3" w:rsidP="00A974BC">
            <w:pPr>
              <w:rPr>
                <w:sz w:val="16"/>
                <w:szCs w:val="16"/>
              </w:rPr>
            </w:pPr>
            <w:r>
              <w:rPr>
                <w:sz w:val="16"/>
                <w:szCs w:val="16"/>
              </w:rPr>
              <w:t>37.89</w:t>
            </w:r>
          </w:p>
        </w:tc>
        <w:tc>
          <w:tcPr>
            <w:tcW w:w="630" w:type="dxa"/>
            <w:vAlign w:val="center"/>
          </w:tcPr>
          <w:p w14:paraId="3D123F5A" w14:textId="19DEA66C" w:rsidR="00D16EB3" w:rsidRDefault="00D16EB3" w:rsidP="00A974BC">
            <w:pPr>
              <w:rPr>
                <w:sz w:val="16"/>
                <w:szCs w:val="16"/>
              </w:rPr>
            </w:pPr>
            <w:r>
              <w:rPr>
                <w:sz w:val="16"/>
                <w:szCs w:val="16"/>
              </w:rPr>
              <w:t>19.1%</w:t>
            </w:r>
          </w:p>
        </w:tc>
        <w:tc>
          <w:tcPr>
            <w:tcW w:w="1260" w:type="dxa"/>
            <w:vAlign w:val="center"/>
          </w:tcPr>
          <w:p w14:paraId="001540E2" w14:textId="48B5E61C" w:rsidR="00D16EB3" w:rsidRDefault="00D16EB3" w:rsidP="00A974BC">
            <w:pPr>
              <w:rPr>
                <w:sz w:val="16"/>
                <w:szCs w:val="16"/>
              </w:rPr>
            </w:pPr>
            <w:r>
              <w:rPr>
                <w:sz w:val="16"/>
                <w:szCs w:val="16"/>
              </w:rPr>
              <w:t>27.85</w:t>
            </w:r>
          </w:p>
        </w:tc>
        <w:tc>
          <w:tcPr>
            <w:tcW w:w="723" w:type="dxa"/>
            <w:vAlign w:val="center"/>
          </w:tcPr>
          <w:p w14:paraId="4A66C1C4" w14:textId="541B1B48" w:rsidR="00D16EB3" w:rsidRDefault="00D16EB3" w:rsidP="00A974BC">
            <w:pPr>
              <w:rPr>
                <w:sz w:val="16"/>
                <w:szCs w:val="16"/>
              </w:rPr>
            </w:pPr>
            <w:r>
              <w:rPr>
                <w:sz w:val="16"/>
                <w:szCs w:val="16"/>
              </w:rPr>
              <w:t>40.5%</w:t>
            </w:r>
          </w:p>
        </w:tc>
      </w:tr>
      <w:tr w:rsidR="00D16EB3" w14:paraId="2E2CA746" w14:textId="77777777" w:rsidTr="00D16EB3">
        <w:trPr>
          <w:trHeight w:val="320"/>
          <w:jc w:val="center"/>
        </w:trPr>
        <w:tc>
          <w:tcPr>
            <w:tcW w:w="627" w:type="dxa"/>
            <w:vAlign w:val="center"/>
          </w:tcPr>
          <w:p w14:paraId="06AC24CA" w14:textId="77777777" w:rsidR="00D16EB3" w:rsidRDefault="00D16EB3" w:rsidP="00A974BC">
            <w:pPr>
              <w:pStyle w:val="tablecopy"/>
            </w:pPr>
            <w:r>
              <w:t>All</w:t>
            </w:r>
          </w:p>
        </w:tc>
        <w:tc>
          <w:tcPr>
            <w:tcW w:w="720" w:type="dxa"/>
            <w:vAlign w:val="center"/>
          </w:tcPr>
          <w:p w14:paraId="150C012C" w14:textId="4AAE90E8" w:rsidR="00D16EB3" w:rsidRDefault="00D16EB3" w:rsidP="00A974BC">
            <w:pPr>
              <w:pStyle w:val="tablecopy"/>
            </w:pPr>
            <w:r>
              <w:t>53.05</w:t>
            </w:r>
          </w:p>
        </w:tc>
        <w:tc>
          <w:tcPr>
            <w:tcW w:w="900" w:type="dxa"/>
            <w:vAlign w:val="center"/>
          </w:tcPr>
          <w:p w14:paraId="0895B9C6" w14:textId="6D7468BF" w:rsidR="00D16EB3" w:rsidRDefault="00D16EB3" w:rsidP="00A974BC">
            <w:pPr>
              <w:rPr>
                <w:sz w:val="16"/>
                <w:szCs w:val="16"/>
              </w:rPr>
            </w:pPr>
            <w:r>
              <w:rPr>
                <w:sz w:val="16"/>
                <w:szCs w:val="16"/>
              </w:rPr>
              <w:t>43.91</w:t>
            </w:r>
          </w:p>
        </w:tc>
        <w:tc>
          <w:tcPr>
            <w:tcW w:w="630" w:type="dxa"/>
            <w:vAlign w:val="center"/>
          </w:tcPr>
          <w:p w14:paraId="73048AA9" w14:textId="1EC50C4B" w:rsidR="00D16EB3" w:rsidRDefault="00D16EB3" w:rsidP="00A974BC">
            <w:pPr>
              <w:rPr>
                <w:sz w:val="16"/>
                <w:szCs w:val="16"/>
              </w:rPr>
            </w:pPr>
            <w:r>
              <w:rPr>
                <w:sz w:val="16"/>
                <w:szCs w:val="16"/>
              </w:rPr>
              <w:t>17.2%</w:t>
            </w:r>
          </w:p>
        </w:tc>
        <w:tc>
          <w:tcPr>
            <w:tcW w:w="1260" w:type="dxa"/>
            <w:vAlign w:val="center"/>
          </w:tcPr>
          <w:p w14:paraId="10487C45" w14:textId="714D71CA" w:rsidR="00D16EB3" w:rsidRDefault="00D16EB3" w:rsidP="00A974BC">
            <w:pPr>
              <w:rPr>
                <w:sz w:val="16"/>
                <w:szCs w:val="16"/>
              </w:rPr>
            </w:pPr>
            <w:r>
              <w:rPr>
                <w:sz w:val="16"/>
                <w:szCs w:val="16"/>
              </w:rPr>
              <w:t>32.40</w:t>
            </w:r>
          </w:p>
        </w:tc>
        <w:tc>
          <w:tcPr>
            <w:tcW w:w="723" w:type="dxa"/>
            <w:vAlign w:val="center"/>
          </w:tcPr>
          <w:p w14:paraId="47D414BE" w14:textId="25271E56" w:rsidR="00D16EB3" w:rsidRDefault="00D16EB3" w:rsidP="00A974BC">
            <w:pPr>
              <w:rPr>
                <w:sz w:val="16"/>
                <w:szCs w:val="16"/>
              </w:rPr>
            </w:pPr>
            <w:r>
              <w:rPr>
                <w:sz w:val="16"/>
                <w:szCs w:val="16"/>
              </w:rPr>
              <w:t>38.9%</w:t>
            </w:r>
          </w:p>
        </w:tc>
      </w:tr>
    </w:tbl>
    <w:p w14:paraId="4D80B3A3" w14:textId="77777777" w:rsidR="002317B0" w:rsidRDefault="00907AA2" w:rsidP="002317B0">
      <w:pPr>
        <w:pStyle w:val="BodyText"/>
        <w:ind w:firstLine="0"/>
      </w:pPr>
      <w:r w:rsidRPr="00564C95">
        <w:rPr>
          <w:noProof/>
        </w:rPr>
        <w:drawing>
          <wp:inline distT="0" distB="0" distL="0" distR="0" wp14:anchorId="007A5168" wp14:editId="6F91A6E5">
            <wp:extent cx="3086100" cy="232040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320404"/>
                    </a:xfrm>
                    <a:prstGeom prst="rect">
                      <a:avLst/>
                    </a:prstGeom>
                    <a:noFill/>
                    <a:ln>
                      <a:noFill/>
                    </a:ln>
                  </pic:spPr>
                </pic:pic>
              </a:graphicData>
            </a:graphic>
          </wp:inline>
        </w:drawing>
      </w:r>
    </w:p>
    <w:p w14:paraId="5D7848CF" w14:textId="30232370" w:rsidR="003D4195" w:rsidRDefault="00907AA2" w:rsidP="003D4195">
      <w:pPr>
        <w:pStyle w:val="BodyText"/>
        <w:keepNext/>
        <w:ind w:firstLine="0"/>
      </w:pPr>
      <w:r w:rsidRPr="00F502D5">
        <w:rPr>
          <w:noProof/>
        </w:rPr>
        <w:drawing>
          <wp:inline distT="0" distB="0" distL="0" distR="0" wp14:anchorId="41BC8E29" wp14:editId="70A1EF8E">
            <wp:extent cx="3086100" cy="23145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p>
    <w:p w14:paraId="6A8E09CF" w14:textId="37A5A530" w:rsidR="00907AA2" w:rsidRDefault="003D4195" w:rsidP="003D4195">
      <w:pPr>
        <w:pStyle w:val="Caption"/>
      </w:pPr>
      <w:bookmarkStart w:id="68" w:name="_Ref489708042"/>
      <w:r>
        <w:t xml:space="preserve">Figure </w:t>
      </w:r>
      <w:r w:rsidR="00697D7B">
        <w:fldChar w:fldCharType="begin"/>
      </w:r>
      <w:r w:rsidR="00697D7B">
        <w:instrText xml:space="preserve"> SEQ Figure \* ARABIC </w:instrText>
      </w:r>
      <w:r w:rsidR="00697D7B">
        <w:fldChar w:fldCharType="separate"/>
      </w:r>
      <w:r w:rsidR="000C75AE">
        <w:rPr>
          <w:noProof/>
        </w:rPr>
        <w:t>7</w:t>
      </w:r>
      <w:r w:rsidR="00697D7B">
        <w:rPr>
          <w:noProof/>
        </w:rPr>
        <w:fldChar w:fldCharType="end"/>
      </w:r>
      <w:bookmarkEnd w:id="68"/>
      <w:r>
        <w:t>: EEPROM Write Cycle Using IODVS and PACER-T</w:t>
      </w:r>
    </w:p>
    <w:p w14:paraId="661B3785" w14:textId="1A09D7D6" w:rsidR="003D4195" w:rsidRDefault="00737F25" w:rsidP="003D4195">
      <w:pPr>
        <w:pStyle w:val="BodyText"/>
      </w:pPr>
      <w:del w:id="69" w:author="Dan Moore" w:date="2017-12-07T22:14:00Z">
        <w:r w:rsidDel="00D45667">
          <w:delText>It</w:delText>
        </w:r>
        <w:r w:rsidR="003D4195" w:rsidDel="00D45667">
          <w:delText xml:space="preserve"> can be inferred from the </w:delText>
        </w:r>
      </w:del>
      <w:ins w:id="70" w:author="Dan Moore" w:date="2017-12-07T22:14:00Z">
        <w:r w:rsidR="00D45667">
          <w:t xml:space="preserve">The </w:t>
        </w:r>
      </w:ins>
      <w:r w:rsidR="003D4195">
        <w:t xml:space="preserve">current </w:t>
      </w:r>
      <w:r>
        <w:t xml:space="preserve">waveform </w:t>
      </w:r>
      <w:ins w:id="71" w:author="Dan Moore" w:date="2017-12-07T22:50:00Z">
        <w:r w:rsidR="002A7F04">
          <w:t xml:space="preserve">of </w:t>
        </w:r>
        <w:r w:rsidR="002A7F04">
          <w:fldChar w:fldCharType="begin"/>
        </w:r>
        <w:r w:rsidR="002A7F04">
          <w:instrText xml:space="preserve"> REF _Ref489708042 \h </w:instrText>
        </w:r>
        <w:r w:rsidR="002A7F04">
          <w:fldChar w:fldCharType="separate"/>
        </w:r>
      </w:ins>
      <w:ins w:id="72" w:author="Dan Moore" w:date="2017-12-08T00:28:00Z">
        <w:r w:rsidR="000C75AE">
          <w:t xml:space="preserve">Figure </w:t>
        </w:r>
        <w:r w:rsidR="000C75AE">
          <w:rPr>
            <w:noProof/>
          </w:rPr>
          <w:t>7</w:t>
        </w:r>
      </w:ins>
      <w:ins w:id="73" w:author="Dan Moore" w:date="2017-12-07T22:50:00Z">
        <w:r w:rsidR="002A7F04">
          <w:fldChar w:fldCharType="end"/>
        </w:r>
        <w:r w:rsidR="002A7F04">
          <w:t xml:space="preserve"> </w:t>
        </w:r>
      </w:ins>
      <w:ins w:id="74" w:author="Dan Moore" w:date="2017-12-07T22:51:00Z">
        <w:r w:rsidR="002A7F04">
          <w:t xml:space="preserve">shows </w:t>
        </w:r>
      </w:ins>
      <w:r>
        <w:t>that</w:t>
      </w:r>
      <w:r w:rsidR="003D4195">
        <w:t xml:space="preserve"> the EEPROM write operation </w:t>
      </w:r>
      <w:ins w:id="75" w:author="Dan Moore" w:date="2017-12-07T22:49:00Z">
        <w:r w:rsidR="002A7F04">
          <w:t xml:space="preserve">begins at t=1.5ms and </w:t>
        </w:r>
      </w:ins>
      <w:del w:id="76" w:author="Dan Moore" w:date="2017-12-07T22:52:00Z">
        <w:r w:rsidR="003D4195" w:rsidDel="002A7F04">
          <w:delText>complete</w:delText>
        </w:r>
      </w:del>
      <w:del w:id="77" w:author="Dan Moore" w:date="2017-12-07T22:51:00Z">
        <w:r w:rsidDel="002A7F04">
          <w:delText>d</w:delText>
        </w:r>
      </w:del>
      <w:del w:id="78" w:author="Dan Moore" w:date="2017-12-07T22:52:00Z">
        <w:r w:rsidR="003D4195" w:rsidDel="002A7F04">
          <w:delText xml:space="preserve"> </w:delText>
        </w:r>
      </w:del>
      <w:ins w:id="79" w:author="Dan Moore" w:date="2017-12-07T22:52:00Z">
        <w:r w:rsidR="002A7F04">
          <w:t xml:space="preserve">indicates completion </w:t>
        </w:r>
      </w:ins>
      <w:r w:rsidR="003D4195">
        <w:t xml:space="preserve">at approximately </w:t>
      </w:r>
      <w:del w:id="80" w:author="Dan Moore" w:date="2017-12-07T22:50:00Z">
        <w:r w:rsidR="003D4195" w:rsidDel="002A7F04">
          <w:delText xml:space="preserve">the 5ms mark </w:delText>
        </w:r>
      </w:del>
      <w:ins w:id="81" w:author="Dan Moore" w:date="2017-12-07T22:50:00Z">
        <w:r w:rsidR="002A7F04">
          <w:t xml:space="preserve">t=5ms </w:t>
        </w:r>
      </w:ins>
      <w:del w:id="82" w:author="Dan Moore" w:date="2017-12-07T22:50:00Z">
        <w:r w:rsidR="003D4195" w:rsidDel="002A7F04">
          <w:delText xml:space="preserve">of </w:delText>
        </w:r>
        <w:r w:rsidR="003D4195" w:rsidDel="002A7F04">
          <w:fldChar w:fldCharType="begin"/>
        </w:r>
        <w:r w:rsidR="003D4195" w:rsidDel="002A7F04">
          <w:delInstrText xml:space="preserve"> REF _Ref489708042 \h </w:delInstrText>
        </w:r>
        <w:r w:rsidR="003D4195" w:rsidDel="002A7F04">
          <w:fldChar w:fldCharType="separate"/>
        </w:r>
        <w:r w:rsidR="00B22861" w:rsidDel="002A7F04">
          <w:delText xml:space="preserve">Figure </w:delText>
        </w:r>
        <w:r w:rsidR="00B22861" w:rsidDel="002A7F04">
          <w:rPr>
            <w:noProof/>
          </w:rPr>
          <w:delText>7</w:delText>
        </w:r>
        <w:r w:rsidR="003D4195" w:rsidDel="002A7F04">
          <w:fldChar w:fldCharType="end"/>
        </w:r>
        <w:r w:rsidR="003D4195" w:rsidDel="002A7F04">
          <w:delText xml:space="preserve"> </w:delText>
        </w:r>
      </w:del>
      <w:r w:rsidR="003D4195">
        <w:t xml:space="preserve">instead of </w:t>
      </w:r>
      <w:del w:id="83" w:author="Dan Moore" w:date="2017-12-07T22:51:00Z">
        <w:r w:rsidR="003D4195" w:rsidDel="002A7F04">
          <w:delText>the 6.5ms</w:delText>
        </w:r>
      </w:del>
      <w:del w:id="84" w:author="Dan Moore" w:date="2017-12-07T22:49:00Z">
        <w:r w:rsidR="003D4195" w:rsidDel="00C22057">
          <w:delText xml:space="preserve"> </w:delText>
        </w:r>
      </w:del>
      <w:ins w:id="85" w:author="Dan Moore" w:date="2017-12-07T22:51:00Z">
        <w:r w:rsidR="002A7F04">
          <w:t xml:space="preserve">t=6.5ms </w:t>
        </w:r>
      </w:ins>
      <w:del w:id="86" w:author="Dan Moore" w:date="2017-12-07T22:51:00Z">
        <w:r w:rsidR="003D4195" w:rsidDel="002A7F04">
          <w:delText xml:space="preserve">mark </w:delText>
        </w:r>
      </w:del>
      <w:r w:rsidR="003D4195">
        <w:t xml:space="preserve">as </w:t>
      </w:r>
      <w:del w:id="87" w:author="Dan Moore" w:date="2017-12-07T22:16:00Z">
        <w:r w:rsidR="003D4195" w:rsidDel="00EB6487">
          <w:delText xml:space="preserve">is </w:delText>
        </w:r>
      </w:del>
      <w:r w:rsidR="003D4195">
        <w:t>specified by the manufacturer. After applying the PACER-T algorithm, it is indeed true that the operation was complete at the 5ms mark, thus reducing the wait latency by 30</w:t>
      </w:r>
      <w:r>
        <w:t>.5</w:t>
      </w:r>
      <w:r w:rsidR="003D4195">
        <w:t xml:space="preserve">%. </w:t>
      </w:r>
    </w:p>
    <w:p w14:paraId="3D2DC3AE" w14:textId="5BFF3D4D" w:rsidR="003D4195" w:rsidRDefault="003D4195" w:rsidP="003D4195">
      <w:pPr>
        <w:pStyle w:val="BodyText"/>
      </w:pPr>
      <w:r>
        <w:t xml:space="preserve">The PACER-E and PACER-C algorithms were also successful in identifying activity completion. The two algorithms do require additional computation to integrate or otherwise observe the current </w:t>
      </w:r>
      <w:r w:rsidR="007425E4">
        <w:t>waveform. Given identical performance,</w:t>
      </w:r>
      <w:r>
        <w:t xml:space="preserve"> PACER-T is the best choice in this application.</w:t>
      </w:r>
    </w:p>
    <w:p w14:paraId="1FB8C64D" w14:textId="77777777" w:rsidR="003D4195" w:rsidRDefault="003D4195" w:rsidP="003D4195">
      <w:pPr>
        <w:pStyle w:val="Heading2"/>
      </w:pPr>
      <w:r>
        <w:t>Numonyx M25PX16 NOR Serial Flash</w:t>
      </w:r>
    </w:p>
    <w:p w14:paraId="0E9C3485" w14:textId="60DBC7F6" w:rsidR="003D4195" w:rsidRDefault="006F78BA" w:rsidP="003D4195">
      <w:pPr>
        <w:pStyle w:val="BodyText"/>
      </w:pPr>
      <w:r>
        <w:t xml:space="preserve">NOR </w:t>
      </w:r>
      <w:r w:rsidR="00E939A2">
        <w:t xml:space="preserve">flash modules sacrifice byte-wise modification for overall capacity. </w:t>
      </w:r>
      <w:r w:rsidR="007425E4">
        <w:t>T</w:t>
      </w:r>
      <w:r w:rsidR="00E939A2">
        <w:t xml:space="preserve">he M25PX16 presents 16MBits of capacity in a small package, but the host must erase sub-sectors of flash (4K) to </w:t>
      </w:r>
      <w:r w:rsidR="007425E4">
        <w:t>write</w:t>
      </w:r>
      <w:r w:rsidR="00E939A2">
        <w:t xml:space="preserve"> pages of flash (128B). To perform a read-modify-write operation, </w:t>
      </w:r>
      <w:r w:rsidR="007425E4">
        <w:t xml:space="preserve">the host </w:t>
      </w:r>
      <w:r w:rsidR="00E939A2">
        <w:t>must read the contents of a sub-sector, modify the contents locally, erase the sub-sector in flash and finally write the modified contents back to the flash on a page-by-page basis.</w:t>
      </w:r>
    </w:p>
    <w:p w14:paraId="19977CCE" w14:textId="2932AC4B" w:rsidR="00E939A2" w:rsidRDefault="00E939A2" w:rsidP="003D4195">
      <w:pPr>
        <w:pStyle w:val="BodyText"/>
      </w:pPr>
      <w:r>
        <w:t xml:space="preserve">Both the sub-sector erase and page write have a worst-case </w:t>
      </w:r>
      <w:r w:rsidR="00965881">
        <w:t xml:space="preserve">delay </w:t>
      </w:r>
      <w:r>
        <w:t>specified by the manufacturer.</w:t>
      </w:r>
      <w:r w:rsidR="00965881">
        <w:t xml:space="preserve"> PACER algorithms were run against both operations to find the comprehensive result.</w:t>
      </w:r>
    </w:p>
    <w:p w14:paraId="174B7A95" w14:textId="26C94D25" w:rsidR="00F52FAE" w:rsidRDefault="00914AC2" w:rsidP="00F52FAE">
      <w:pPr>
        <w:pStyle w:val="BodyText"/>
        <w:keepNext/>
        <w:ind w:firstLine="0"/>
      </w:pPr>
      <w:r w:rsidRPr="00E25EBA">
        <w:rPr>
          <w:noProof/>
        </w:rPr>
        <w:lastRenderedPageBreak/>
        <w:drawing>
          <wp:inline distT="0" distB="0" distL="0" distR="0" wp14:anchorId="668AE6DE" wp14:editId="35ED3050">
            <wp:extent cx="3086100" cy="23158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315845"/>
                    </a:xfrm>
                    <a:prstGeom prst="rect">
                      <a:avLst/>
                    </a:prstGeom>
                    <a:noFill/>
                    <a:ln>
                      <a:noFill/>
                    </a:ln>
                  </pic:spPr>
                </pic:pic>
              </a:graphicData>
            </a:graphic>
          </wp:inline>
        </w:drawing>
      </w:r>
      <w:r w:rsidR="005B4BC1" w:rsidRPr="00E25EBA">
        <w:rPr>
          <w:noProof/>
        </w:rPr>
        <w:drawing>
          <wp:inline distT="0" distB="0" distL="0" distR="0" wp14:anchorId="64000434" wp14:editId="13A15777">
            <wp:extent cx="3086100" cy="23171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317115"/>
                    </a:xfrm>
                    <a:prstGeom prst="rect">
                      <a:avLst/>
                    </a:prstGeom>
                    <a:noFill/>
                    <a:ln>
                      <a:noFill/>
                    </a:ln>
                  </pic:spPr>
                </pic:pic>
              </a:graphicData>
            </a:graphic>
          </wp:inline>
        </w:drawing>
      </w:r>
    </w:p>
    <w:p w14:paraId="45AA5D0D" w14:textId="181A6404" w:rsidR="00F52FAE" w:rsidRDefault="00F52FAE" w:rsidP="00F52FAE">
      <w:pPr>
        <w:pStyle w:val="Caption"/>
      </w:pPr>
      <w:r>
        <w:t xml:space="preserve">Figure </w:t>
      </w:r>
      <w:r w:rsidR="00697D7B">
        <w:fldChar w:fldCharType="begin"/>
      </w:r>
      <w:r w:rsidR="00697D7B">
        <w:instrText xml:space="preserve"> SEQ Figure \* ARABIC </w:instrText>
      </w:r>
      <w:r w:rsidR="00697D7B">
        <w:fldChar w:fldCharType="separate"/>
      </w:r>
      <w:r w:rsidR="000C75AE">
        <w:rPr>
          <w:noProof/>
        </w:rPr>
        <w:t>8</w:t>
      </w:r>
      <w:r w:rsidR="00697D7B">
        <w:rPr>
          <w:noProof/>
        </w:rPr>
        <w:fldChar w:fldCharType="end"/>
      </w:r>
      <w:r>
        <w:t>: NOR Serial Flash Write-Cycle using IODVS and PACER-T</w:t>
      </w:r>
    </w:p>
    <w:p w14:paraId="2C3DAAE8" w14:textId="6D49B716" w:rsidR="005B4BC1" w:rsidRDefault="00132D80" w:rsidP="00235D4D">
      <w:pPr>
        <w:pStyle w:val="BodyText"/>
        <w:ind w:firstLine="0"/>
      </w:pPr>
      <w:r>
        <w:t xml:space="preserve">Although specified for 150ms, </w:t>
      </w:r>
      <w:r w:rsidR="00965881">
        <w:t xml:space="preserve">the current waveform indicates that </w:t>
      </w:r>
      <w:r>
        <w:t>the sub-sector erase complete</w:t>
      </w:r>
      <w:r w:rsidR="00965881">
        <w:t>d</w:t>
      </w:r>
      <w:r>
        <w:t xml:space="preserve"> approximately 65ms after it begins. Page writes are specified for a worst-case completion time of 10ms but through the application of PACER-T, </w:t>
      </w:r>
      <w:r w:rsidR="00FA5698">
        <w:t xml:space="preserve">they complete much faster as </w:t>
      </w:r>
      <w:r w:rsidR="005343E0">
        <w:t xml:space="preserve">shown in </w:t>
      </w:r>
      <w:r w:rsidR="00FA5698">
        <w:fldChar w:fldCharType="begin"/>
      </w:r>
      <w:r w:rsidR="00FA5698">
        <w:instrText xml:space="preserve"> REF _Ref492823963 \n \h </w:instrText>
      </w:r>
      <w:r w:rsidR="00FA5698">
        <w:fldChar w:fldCharType="separate"/>
      </w:r>
      <w:r w:rsidR="000C75AE">
        <w:t xml:space="preserve">TABLE II. </w:t>
      </w:r>
      <w:r w:rsidR="00FA5698">
        <w:fldChar w:fldCharType="end"/>
      </w:r>
      <w:r w:rsidR="00FA5698">
        <w:t>T</w:t>
      </w:r>
      <w:r w:rsidR="005343E0">
        <w:t xml:space="preserve">he wait figure is the total amount of time spent waiting for the erase and </w:t>
      </w:r>
      <w:r w:rsidR="00FA5698">
        <w:t>the aggregate</w:t>
      </w:r>
      <w:r w:rsidR="00843C1F">
        <w:t xml:space="preserve"> amount of time for each page write.</w:t>
      </w:r>
      <w:r w:rsidR="00235D4D">
        <w:t xml:space="preserve"> The PACER-T algorithm delivered a</w:t>
      </w:r>
      <w:ins w:id="88" w:author="Dan Moore" w:date="2017-12-07T22:58:00Z">
        <w:r w:rsidR="009F2622">
          <w:t xml:space="preserve"> </w:t>
        </w:r>
      </w:ins>
      <w:del w:id="89" w:author="Dan Moore" w:date="2017-12-07T22:58:00Z">
        <w:r w:rsidR="00235D4D" w:rsidDel="009F2622">
          <w:delText xml:space="preserve">n impressive </w:delText>
        </w:r>
      </w:del>
      <w:r w:rsidR="00235D4D">
        <w:t>70% decrease in wait latency which yielded a 38.9% decrease in overall energy consumption. The worst-case manufacturer specification appears to be very pessimistic, although may be appropriate across both process and temperature variables.</w:t>
      </w:r>
    </w:p>
    <w:p w14:paraId="51ED8337" w14:textId="20F06057" w:rsidR="004E502F" w:rsidRDefault="005343E0" w:rsidP="004E502F">
      <w:pPr>
        <w:pStyle w:val="tablehead"/>
      </w:pPr>
      <w:bookmarkStart w:id="90" w:name="_Ref492823963"/>
      <w:r>
        <w:t xml:space="preserve">M25PX16 NOR Serial Flash </w:t>
      </w:r>
      <w:r w:rsidR="004E502F">
        <w:t>PACER Results</w:t>
      </w:r>
      <w:bookmarkEnd w:id="90"/>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4E502F" w14:paraId="6F01BB6C" w14:textId="77777777" w:rsidTr="00A974BC">
        <w:trPr>
          <w:cantSplit/>
          <w:trHeight w:val="240"/>
          <w:tblHeader/>
          <w:jc w:val="center"/>
        </w:trPr>
        <w:tc>
          <w:tcPr>
            <w:tcW w:w="627" w:type="dxa"/>
            <w:vMerge w:val="restart"/>
            <w:vAlign w:val="center"/>
          </w:tcPr>
          <w:p w14:paraId="1FCFC659" w14:textId="77777777" w:rsidR="004E502F" w:rsidRDefault="004E502F" w:rsidP="00A974BC">
            <w:pPr>
              <w:pStyle w:val="tablecolhead"/>
            </w:pPr>
            <w:r>
              <w:t>Stage</w:t>
            </w:r>
          </w:p>
        </w:tc>
        <w:tc>
          <w:tcPr>
            <w:tcW w:w="4233" w:type="dxa"/>
            <w:gridSpan w:val="5"/>
            <w:vAlign w:val="center"/>
          </w:tcPr>
          <w:p w14:paraId="00F9175B" w14:textId="11470591" w:rsidR="004E502F" w:rsidRDefault="004E502F" w:rsidP="00A974BC">
            <w:pPr>
              <w:pStyle w:val="tablecolhead"/>
            </w:pPr>
            <w:r>
              <w:t>Latency Results (</w:t>
            </w:r>
            <w:proofErr w:type="spellStart"/>
            <w:r>
              <w:t>ms</w:t>
            </w:r>
            <w:proofErr w:type="spellEnd"/>
            <w:r>
              <w:t>)</w:t>
            </w:r>
          </w:p>
        </w:tc>
      </w:tr>
      <w:tr w:rsidR="004E502F" w14:paraId="71F66E15" w14:textId="77777777" w:rsidTr="00A974BC">
        <w:trPr>
          <w:cantSplit/>
          <w:trHeight w:val="240"/>
          <w:tblHeader/>
          <w:jc w:val="center"/>
        </w:trPr>
        <w:tc>
          <w:tcPr>
            <w:tcW w:w="627" w:type="dxa"/>
            <w:vMerge/>
          </w:tcPr>
          <w:p w14:paraId="3080155F" w14:textId="77777777" w:rsidR="004E502F" w:rsidRDefault="004E502F" w:rsidP="00A974BC">
            <w:pPr>
              <w:rPr>
                <w:sz w:val="16"/>
                <w:szCs w:val="16"/>
              </w:rPr>
            </w:pPr>
          </w:p>
        </w:tc>
        <w:tc>
          <w:tcPr>
            <w:tcW w:w="720" w:type="dxa"/>
            <w:vAlign w:val="center"/>
          </w:tcPr>
          <w:p w14:paraId="3CC0BB8C" w14:textId="77777777" w:rsidR="004E502F" w:rsidRDefault="004E502F" w:rsidP="00A974BC">
            <w:pPr>
              <w:pStyle w:val="tablecolsubhead"/>
            </w:pPr>
            <w:r>
              <w:t>Control</w:t>
            </w:r>
          </w:p>
        </w:tc>
        <w:tc>
          <w:tcPr>
            <w:tcW w:w="900" w:type="dxa"/>
            <w:vAlign w:val="center"/>
          </w:tcPr>
          <w:p w14:paraId="48E7C220" w14:textId="77777777" w:rsidR="004E502F" w:rsidRDefault="004E502F" w:rsidP="00A974BC">
            <w:pPr>
              <w:pStyle w:val="tablecolsubhead"/>
            </w:pPr>
            <w:r>
              <w:t>PACER-T</w:t>
            </w:r>
          </w:p>
        </w:tc>
        <w:tc>
          <w:tcPr>
            <w:tcW w:w="630" w:type="dxa"/>
            <w:vAlign w:val="center"/>
          </w:tcPr>
          <w:p w14:paraId="7E0F1E69" w14:textId="77777777" w:rsidR="004E502F" w:rsidRDefault="004E502F" w:rsidP="00A974BC">
            <w:pPr>
              <w:pStyle w:val="tablecolsubhead"/>
            </w:pPr>
            <w:r>
              <w:t>Diff.</w:t>
            </w:r>
          </w:p>
        </w:tc>
        <w:tc>
          <w:tcPr>
            <w:tcW w:w="1260" w:type="dxa"/>
            <w:vAlign w:val="center"/>
          </w:tcPr>
          <w:p w14:paraId="250EABB7" w14:textId="77777777" w:rsidR="004E502F" w:rsidRDefault="004E502F" w:rsidP="00A974BC">
            <w:pPr>
              <w:pStyle w:val="tablecolsubhead"/>
            </w:pPr>
            <w:r>
              <w:t>PACER+IODVS</w:t>
            </w:r>
          </w:p>
        </w:tc>
        <w:tc>
          <w:tcPr>
            <w:tcW w:w="723" w:type="dxa"/>
            <w:vAlign w:val="center"/>
          </w:tcPr>
          <w:p w14:paraId="3EDE51D7" w14:textId="77777777" w:rsidR="004E502F" w:rsidRDefault="004E502F" w:rsidP="00A974BC">
            <w:pPr>
              <w:pStyle w:val="tablecolsubhead"/>
            </w:pPr>
            <w:r>
              <w:t>Diff.</w:t>
            </w:r>
          </w:p>
        </w:tc>
      </w:tr>
      <w:tr w:rsidR="004E502F" w14:paraId="490F00C1" w14:textId="77777777" w:rsidTr="00A974BC">
        <w:trPr>
          <w:trHeight w:val="320"/>
          <w:jc w:val="center"/>
        </w:trPr>
        <w:tc>
          <w:tcPr>
            <w:tcW w:w="627" w:type="dxa"/>
            <w:vAlign w:val="center"/>
          </w:tcPr>
          <w:p w14:paraId="64904C52" w14:textId="2F0E2CB1" w:rsidR="004E502F" w:rsidRDefault="005343E0" w:rsidP="00A974BC">
            <w:pPr>
              <w:pStyle w:val="tablecopy"/>
            </w:pPr>
            <w:r>
              <w:t>Wait</w:t>
            </w:r>
          </w:p>
        </w:tc>
        <w:tc>
          <w:tcPr>
            <w:tcW w:w="720" w:type="dxa"/>
            <w:vAlign w:val="center"/>
          </w:tcPr>
          <w:p w14:paraId="0ECCDCB4" w14:textId="0CFA85BA" w:rsidR="004E502F" w:rsidRDefault="005343E0" w:rsidP="00A974BC">
            <w:pPr>
              <w:pStyle w:val="tablecopy"/>
            </w:pPr>
            <w:r>
              <w:t>231.57</w:t>
            </w:r>
          </w:p>
        </w:tc>
        <w:tc>
          <w:tcPr>
            <w:tcW w:w="900" w:type="dxa"/>
            <w:vAlign w:val="center"/>
          </w:tcPr>
          <w:p w14:paraId="643BA2FB" w14:textId="61A3AA9A" w:rsidR="004E502F" w:rsidRDefault="005343E0" w:rsidP="00A974BC">
            <w:pPr>
              <w:rPr>
                <w:sz w:val="16"/>
                <w:szCs w:val="16"/>
              </w:rPr>
            </w:pPr>
            <w:r>
              <w:rPr>
                <w:sz w:val="16"/>
                <w:szCs w:val="16"/>
              </w:rPr>
              <w:t>69.47</w:t>
            </w:r>
          </w:p>
        </w:tc>
        <w:tc>
          <w:tcPr>
            <w:tcW w:w="630" w:type="dxa"/>
            <w:vAlign w:val="center"/>
          </w:tcPr>
          <w:p w14:paraId="5EE85CDC" w14:textId="6C489588" w:rsidR="004E502F" w:rsidRDefault="005343E0" w:rsidP="00A974BC">
            <w:pPr>
              <w:rPr>
                <w:sz w:val="16"/>
                <w:szCs w:val="16"/>
              </w:rPr>
            </w:pPr>
            <w:r>
              <w:rPr>
                <w:sz w:val="16"/>
                <w:szCs w:val="16"/>
              </w:rPr>
              <w:t>70.0%</w:t>
            </w:r>
          </w:p>
        </w:tc>
        <w:tc>
          <w:tcPr>
            <w:tcW w:w="1260" w:type="dxa"/>
            <w:vAlign w:val="center"/>
          </w:tcPr>
          <w:p w14:paraId="133F506C" w14:textId="0FA79FF8" w:rsidR="004E502F" w:rsidRDefault="005343E0" w:rsidP="00A974BC">
            <w:pPr>
              <w:rPr>
                <w:sz w:val="16"/>
                <w:szCs w:val="16"/>
              </w:rPr>
            </w:pPr>
            <w:r>
              <w:rPr>
                <w:sz w:val="16"/>
                <w:szCs w:val="16"/>
              </w:rPr>
              <w:t>66.92</w:t>
            </w:r>
          </w:p>
        </w:tc>
        <w:tc>
          <w:tcPr>
            <w:tcW w:w="723" w:type="dxa"/>
            <w:vAlign w:val="center"/>
          </w:tcPr>
          <w:p w14:paraId="7EFCF34E" w14:textId="379D750C" w:rsidR="004E502F" w:rsidRDefault="005343E0" w:rsidP="00A974BC">
            <w:pPr>
              <w:rPr>
                <w:sz w:val="16"/>
                <w:szCs w:val="16"/>
              </w:rPr>
            </w:pPr>
            <w:r>
              <w:rPr>
                <w:sz w:val="16"/>
                <w:szCs w:val="16"/>
              </w:rPr>
              <w:t>71.1%</w:t>
            </w:r>
          </w:p>
        </w:tc>
      </w:tr>
      <w:tr w:rsidR="004E502F" w14:paraId="2B2CEBEC" w14:textId="77777777" w:rsidTr="00A974BC">
        <w:trPr>
          <w:trHeight w:val="320"/>
          <w:jc w:val="center"/>
        </w:trPr>
        <w:tc>
          <w:tcPr>
            <w:tcW w:w="627" w:type="dxa"/>
            <w:vAlign w:val="center"/>
          </w:tcPr>
          <w:p w14:paraId="734D45E9" w14:textId="77777777" w:rsidR="004E502F" w:rsidRDefault="004E502F" w:rsidP="00A974BC">
            <w:pPr>
              <w:pStyle w:val="tablecopy"/>
            </w:pPr>
            <w:r>
              <w:t>All</w:t>
            </w:r>
          </w:p>
        </w:tc>
        <w:tc>
          <w:tcPr>
            <w:tcW w:w="720" w:type="dxa"/>
            <w:vAlign w:val="center"/>
          </w:tcPr>
          <w:p w14:paraId="76800117" w14:textId="6124F3A3" w:rsidR="004E502F" w:rsidRDefault="005343E0" w:rsidP="00A974BC">
            <w:pPr>
              <w:pStyle w:val="tablecopy"/>
            </w:pPr>
            <w:r>
              <w:t>243.87</w:t>
            </w:r>
          </w:p>
        </w:tc>
        <w:tc>
          <w:tcPr>
            <w:tcW w:w="900" w:type="dxa"/>
            <w:vAlign w:val="center"/>
          </w:tcPr>
          <w:p w14:paraId="27B6BC87" w14:textId="23CF7C82" w:rsidR="004E502F" w:rsidRDefault="005343E0" w:rsidP="00A974BC">
            <w:pPr>
              <w:rPr>
                <w:sz w:val="16"/>
                <w:szCs w:val="16"/>
              </w:rPr>
            </w:pPr>
            <w:r>
              <w:rPr>
                <w:sz w:val="16"/>
                <w:szCs w:val="16"/>
              </w:rPr>
              <w:t>82.45</w:t>
            </w:r>
          </w:p>
        </w:tc>
        <w:tc>
          <w:tcPr>
            <w:tcW w:w="630" w:type="dxa"/>
            <w:vAlign w:val="center"/>
          </w:tcPr>
          <w:p w14:paraId="286B538C" w14:textId="5AE185DE" w:rsidR="004E502F" w:rsidRDefault="005343E0" w:rsidP="00A974BC">
            <w:pPr>
              <w:rPr>
                <w:sz w:val="16"/>
                <w:szCs w:val="16"/>
              </w:rPr>
            </w:pPr>
            <w:r>
              <w:rPr>
                <w:sz w:val="16"/>
                <w:szCs w:val="16"/>
              </w:rPr>
              <w:t>66.2%</w:t>
            </w:r>
          </w:p>
        </w:tc>
        <w:tc>
          <w:tcPr>
            <w:tcW w:w="1260" w:type="dxa"/>
            <w:vAlign w:val="center"/>
          </w:tcPr>
          <w:p w14:paraId="3870E6CB" w14:textId="0E017EBE" w:rsidR="004E502F" w:rsidRDefault="005343E0" w:rsidP="00A974BC">
            <w:pPr>
              <w:rPr>
                <w:sz w:val="16"/>
                <w:szCs w:val="16"/>
              </w:rPr>
            </w:pPr>
            <w:r>
              <w:rPr>
                <w:sz w:val="16"/>
                <w:szCs w:val="16"/>
              </w:rPr>
              <w:t>80.26</w:t>
            </w:r>
          </w:p>
        </w:tc>
        <w:tc>
          <w:tcPr>
            <w:tcW w:w="723" w:type="dxa"/>
            <w:vAlign w:val="center"/>
          </w:tcPr>
          <w:p w14:paraId="5E52D7C8" w14:textId="18D98824" w:rsidR="004E502F" w:rsidRDefault="005343E0" w:rsidP="00A974BC">
            <w:pPr>
              <w:rPr>
                <w:sz w:val="16"/>
                <w:szCs w:val="16"/>
              </w:rPr>
            </w:pPr>
            <w:r>
              <w:rPr>
                <w:sz w:val="16"/>
                <w:szCs w:val="16"/>
              </w:rPr>
              <w:t>67.1%</w:t>
            </w:r>
          </w:p>
        </w:tc>
      </w:tr>
      <w:tr w:rsidR="004E502F" w14:paraId="360382D3" w14:textId="77777777" w:rsidTr="00A974BC">
        <w:trPr>
          <w:cantSplit/>
          <w:trHeight w:val="240"/>
          <w:tblHeader/>
          <w:jc w:val="center"/>
        </w:trPr>
        <w:tc>
          <w:tcPr>
            <w:tcW w:w="627" w:type="dxa"/>
            <w:vAlign w:val="center"/>
          </w:tcPr>
          <w:p w14:paraId="75639585" w14:textId="77777777" w:rsidR="004E502F" w:rsidRDefault="004E502F" w:rsidP="00A974BC">
            <w:pPr>
              <w:pStyle w:val="tablecolhead"/>
            </w:pPr>
          </w:p>
        </w:tc>
        <w:tc>
          <w:tcPr>
            <w:tcW w:w="4233" w:type="dxa"/>
            <w:gridSpan w:val="5"/>
            <w:vAlign w:val="center"/>
          </w:tcPr>
          <w:p w14:paraId="086C18E3" w14:textId="77777777" w:rsidR="004E502F" w:rsidRDefault="004E502F" w:rsidP="00A974BC">
            <w:pPr>
              <w:pStyle w:val="tablecolhead"/>
            </w:pPr>
            <w:r>
              <w:t>Energy Results (</w:t>
            </w:r>
            <w:proofErr w:type="spellStart"/>
            <w:r>
              <w:t>uJ</w:t>
            </w:r>
            <w:proofErr w:type="spellEnd"/>
            <w:r>
              <w:t>)</w:t>
            </w:r>
          </w:p>
        </w:tc>
      </w:tr>
      <w:tr w:rsidR="004E502F" w14:paraId="1A205A40" w14:textId="77777777" w:rsidTr="00A974BC">
        <w:trPr>
          <w:trHeight w:val="320"/>
          <w:jc w:val="center"/>
        </w:trPr>
        <w:tc>
          <w:tcPr>
            <w:tcW w:w="627" w:type="dxa"/>
            <w:vAlign w:val="center"/>
          </w:tcPr>
          <w:p w14:paraId="5C3FA793" w14:textId="112026C1" w:rsidR="004E502F" w:rsidRDefault="005343E0" w:rsidP="00A974BC">
            <w:pPr>
              <w:pStyle w:val="tablecopy"/>
            </w:pPr>
            <w:r>
              <w:t>Wait</w:t>
            </w:r>
          </w:p>
        </w:tc>
        <w:tc>
          <w:tcPr>
            <w:tcW w:w="720" w:type="dxa"/>
            <w:vAlign w:val="center"/>
          </w:tcPr>
          <w:p w14:paraId="110CA532" w14:textId="2EA023E7" w:rsidR="004E502F" w:rsidRDefault="005343E0" w:rsidP="00A974BC">
            <w:pPr>
              <w:pStyle w:val="tablecopy"/>
            </w:pPr>
            <w:r>
              <w:t>2138.3</w:t>
            </w:r>
          </w:p>
        </w:tc>
        <w:tc>
          <w:tcPr>
            <w:tcW w:w="900" w:type="dxa"/>
            <w:vAlign w:val="center"/>
          </w:tcPr>
          <w:p w14:paraId="2D2A2D22" w14:textId="4A803369" w:rsidR="004E502F" w:rsidRDefault="005343E0" w:rsidP="005343E0">
            <w:pPr>
              <w:rPr>
                <w:sz w:val="16"/>
                <w:szCs w:val="16"/>
              </w:rPr>
            </w:pPr>
            <w:r>
              <w:rPr>
                <w:sz w:val="16"/>
                <w:szCs w:val="16"/>
              </w:rPr>
              <w:t>1212.0</w:t>
            </w:r>
          </w:p>
        </w:tc>
        <w:tc>
          <w:tcPr>
            <w:tcW w:w="630" w:type="dxa"/>
            <w:vAlign w:val="center"/>
          </w:tcPr>
          <w:p w14:paraId="46122D25" w14:textId="75230AC6" w:rsidR="004E502F" w:rsidRDefault="005343E0" w:rsidP="00A974BC">
            <w:pPr>
              <w:rPr>
                <w:sz w:val="16"/>
                <w:szCs w:val="16"/>
              </w:rPr>
            </w:pPr>
            <w:r>
              <w:rPr>
                <w:sz w:val="16"/>
                <w:szCs w:val="16"/>
              </w:rPr>
              <w:t>43.3%</w:t>
            </w:r>
          </w:p>
        </w:tc>
        <w:tc>
          <w:tcPr>
            <w:tcW w:w="1260" w:type="dxa"/>
            <w:vAlign w:val="center"/>
          </w:tcPr>
          <w:p w14:paraId="425ABC55" w14:textId="02E6449A" w:rsidR="004E502F" w:rsidRDefault="005343E0" w:rsidP="00A974BC">
            <w:pPr>
              <w:rPr>
                <w:sz w:val="16"/>
                <w:szCs w:val="16"/>
              </w:rPr>
            </w:pPr>
            <w:r>
              <w:rPr>
                <w:sz w:val="16"/>
                <w:szCs w:val="16"/>
              </w:rPr>
              <w:t>1029.52</w:t>
            </w:r>
          </w:p>
        </w:tc>
        <w:tc>
          <w:tcPr>
            <w:tcW w:w="723" w:type="dxa"/>
            <w:vAlign w:val="center"/>
          </w:tcPr>
          <w:p w14:paraId="2DF7E531" w14:textId="5246826D" w:rsidR="004E502F" w:rsidRDefault="005343E0" w:rsidP="005343E0">
            <w:pPr>
              <w:rPr>
                <w:sz w:val="16"/>
                <w:szCs w:val="16"/>
              </w:rPr>
            </w:pPr>
            <w:r>
              <w:rPr>
                <w:sz w:val="16"/>
                <w:szCs w:val="16"/>
              </w:rPr>
              <w:t>51.9%</w:t>
            </w:r>
          </w:p>
        </w:tc>
      </w:tr>
      <w:tr w:rsidR="004E502F" w14:paraId="052DA97B" w14:textId="77777777" w:rsidTr="00A974BC">
        <w:trPr>
          <w:trHeight w:val="320"/>
          <w:jc w:val="center"/>
        </w:trPr>
        <w:tc>
          <w:tcPr>
            <w:tcW w:w="627" w:type="dxa"/>
            <w:vAlign w:val="center"/>
          </w:tcPr>
          <w:p w14:paraId="61E597EA" w14:textId="77777777" w:rsidR="004E502F" w:rsidRDefault="004E502F" w:rsidP="00A974BC">
            <w:pPr>
              <w:pStyle w:val="tablecopy"/>
            </w:pPr>
            <w:r>
              <w:t>All</w:t>
            </w:r>
          </w:p>
        </w:tc>
        <w:tc>
          <w:tcPr>
            <w:tcW w:w="720" w:type="dxa"/>
            <w:vAlign w:val="center"/>
          </w:tcPr>
          <w:p w14:paraId="4001C70C" w14:textId="7876C7B9" w:rsidR="004E502F" w:rsidRDefault="005343E0" w:rsidP="00A974BC">
            <w:pPr>
              <w:pStyle w:val="tablecopy"/>
            </w:pPr>
            <w:r>
              <w:t>2277.0</w:t>
            </w:r>
          </w:p>
        </w:tc>
        <w:tc>
          <w:tcPr>
            <w:tcW w:w="900" w:type="dxa"/>
            <w:vAlign w:val="center"/>
          </w:tcPr>
          <w:p w14:paraId="1F3DE570" w14:textId="6540D2DD" w:rsidR="004E502F" w:rsidRDefault="005343E0" w:rsidP="00A974BC">
            <w:pPr>
              <w:rPr>
                <w:sz w:val="16"/>
                <w:szCs w:val="16"/>
              </w:rPr>
            </w:pPr>
            <w:r>
              <w:rPr>
                <w:sz w:val="16"/>
                <w:szCs w:val="16"/>
              </w:rPr>
              <w:t>1392.0</w:t>
            </w:r>
          </w:p>
        </w:tc>
        <w:tc>
          <w:tcPr>
            <w:tcW w:w="630" w:type="dxa"/>
            <w:vAlign w:val="center"/>
          </w:tcPr>
          <w:p w14:paraId="2497B781" w14:textId="4A7648FA" w:rsidR="004E502F" w:rsidRDefault="005343E0" w:rsidP="00A974BC">
            <w:pPr>
              <w:rPr>
                <w:sz w:val="16"/>
                <w:szCs w:val="16"/>
              </w:rPr>
            </w:pPr>
            <w:r>
              <w:rPr>
                <w:sz w:val="16"/>
                <w:szCs w:val="16"/>
              </w:rPr>
              <w:t>38.9%</w:t>
            </w:r>
          </w:p>
        </w:tc>
        <w:tc>
          <w:tcPr>
            <w:tcW w:w="1260" w:type="dxa"/>
            <w:vAlign w:val="center"/>
          </w:tcPr>
          <w:p w14:paraId="6B67A415" w14:textId="4863BE65" w:rsidR="004E502F" w:rsidRDefault="005343E0" w:rsidP="00A974BC">
            <w:pPr>
              <w:rPr>
                <w:sz w:val="16"/>
                <w:szCs w:val="16"/>
              </w:rPr>
            </w:pPr>
            <w:r>
              <w:rPr>
                <w:sz w:val="16"/>
                <w:szCs w:val="16"/>
              </w:rPr>
              <w:t>1158.26</w:t>
            </w:r>
          </w:p>
        </w:tc>
        <w:tc>
          <w:tcPr>
            <w:tcW w:w="723" w:type="dxa"/>
            <w:vAlign w:val="center"/>
          </w:tcPr>
          <w:p w14:paraId="020E99C4" w14:textId="36DA70B8" w:rsidR="004E502F" w:rsidRDefault="005343E0" w:rsidP="00A974BC">
            <w:pPr>
              <w:rPr>
                <w:sz w:val="16"/>
                <w:szCs w:val="16"/>
              </w:rPr>
            </w:pPr>
            <w:r>
              <w:rPr>
                <w:sz w:val="16"/>
                <w:szCs w:val="16"/>
              </w:rPr>
              <w:t>49.1%</w:t>
            </w:r>
          </w:p>
        </w:tc>
      </w:tr>
    </w:tbl>
    <w:p w14:paraId="3B66A1CD" w14:textId="339877C5" w:rsidR="00F52FAE" w:rsidRDefault="00F52FAE" w:rsidP="00F52FAE">
      <w:pPr>
        <w:pStyle w:val="Heading2"/>
        <w:numPr>
          <w:ilvl w:val="0"/>
          <w:numId w:val="0"/>
        </w:numPr>
        <w:ind w:left="288" w:hanging="288"/>
        <w:rPr>
          <w:spacing w:val="-1"/>
        </w:rPr>
      </w:pPr>
      <w:r w:rsidRPr="00E71060">
        <w:drawing>
          <wp:inline distT="0" distB="0" distL="0" distR="0" wp14:anchorId="7B378606" wp14:editId="2A813505">
            <wp:extent cx="3086100" cy="2314575"/>
            <wp:effectExtent l="0" t="0" r="0" b="9525"/>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inline>
        </w:drawing>
      </w:r>
    </w:p>
    <w:p w14:paraId="4F99E40C" w14:textId="77777777" w:rsidR="00F52FAE" w:rsidRDefault="00F52FAE" w:rsidP="00F52FAE">
      <w:pPr>
        <w:keepNext/>
        <w:jc w:val="both"/>
      </w:pPr>
      <w:r>
        <w:rPr>
          <w:noProof/>
        </w:rPr>
        <w:drawing>
          <wp:inline distT="0" distB="0" distL="0" distR="0" wp14:anchorId="015BCA6A" wp14:editId="056C61BB">
            <wp:extent cx="3086100" cy="2246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00" cy="2246630"/>
                    </a:xfrm>
                    <a:prstGeom prst="rect">
                      <a:avLst/>
                    </a:prstGeom>
                  </pic:spPr>
                </pic:pic>
              </a:graphicData>
            </a:graphic>
          </wp:inline>
        </w:drawing>
      </w:r>
    </w:p>
    <w:p w14:paraId="29493FFD" w14:textId="2C56EAB1" w:rsidR="00F52FAE" w:rsidRPr="00F52FAE" w:rsidRDefault="00F52FAE" w:rsidP="00F52FAE">
      <w:pPr>
        <w:pStyle w:val="Caption"/>
        <w:spacing w:after="140"/>
      </w:pPr>
      <w:r>
        <w:t xml:space="preserve">Figure </w:t>
      </w:r>
      <w:r w:rsidR="00697D7B">
        <w:fldChar w:fldCharType="begin"/>
      </w:r>
      <w:r w:rsidR="00697D7B">
        <w:instrText xml:space="preserve"> SEQ Figure \* ARABIC </w:instrText>
      </w:r>
      <w:r w:rsidR="00697D7B">
        <w:fldChar w:fldCharType="separate"/>
      </w:r>
      <w:r w:rsidR="000C75AE">
        <w:rPr>
          <w:noProof/>
        </w:rPr>
        <w:t>9</w:t>
      </w:r>
      <w:r w:rsidR="00697D7B">
        <w:rPr>
          <w:noProof/>
        </w:rPr>
        <w:fldChar w:fldCharType="end"/>
      </w:r>
      <w:r>
        <w:t>:</w:t>
      </w:r>
      <w:r w:rsidR="00BE5E19">
        <w:t xml:space="preserve"> </w:t>
      </w:r>
      <w:r w:rsidRPr="00A46ED2">
        <w:t>NAND Serial Flash Write Cycle Using IODVS and PACER-T</w:t>
      </w:r>
    </w:p>
    <w:p w14:paraId="5FEE893D" w14:textId="666857C0" w:rsidR="0073778D" w:rsidRDefault="0073778D" w:rsidP="00F52FAE">
      <w:pPr>
        <w:pStyle w:val="Heading2"/>
        <w:spacing w:before="0"/>
        <w:rPr>
          <w:spacing w:val="-1"/>
        </w:rPr>
      </w:pPr>
      <w:r>
        <w:t xml:space="preserve">Microchip </w:t>
      </w:r>
      <w:r w:rsidR="00F174B9" w:rsidRPr="00F174B9">
        <w:t>SST26VF016B</w:t>
      </w:r>
      <w:r w:rsidR="00F174B9">
        <w:t xml:space="preserve"> </w:t>
      </w:r>
      <w:r>
        <w:t>Serial NAND Flash</w:t>
      </w:r>
    </w:p>
    <w:p w14:paraId="5D13D667" w14:textId="066571A7" w:rsidR="006F78BA" w:rsidRDefault="00127F2B" w:rsidP="006F78BA">
      <w:pPr>
        <w:pStyle w:val="BodyText"/>
      </w:pPr>
      <w:r>
        <w:t xml:space="preserve">The </w:t>
      </w:r>
      <w:r w:rsidR="00497998">
        <w:t>SST26</w:t>
      </w:r>
      <w:r>
        <w:t xml:space="preserve"> serial flash module uses NAND-like control logic to provide higher capacity and lower latency than the NOR serial flash. However, the device sacrifices the random-access timing benefit of NOR flash</w:t>
      </w:r>
      <w:r w:rsidR="006F78BA">
        <w:t>. The serial flash module must therefore read an entire page of flash into a local buffer before providing read data to the host. This can result in non-deterministic read and write access times.</w:t>
      </w:r>
    </w:p>
    <w:p w14:paraId="18940397" w14:textId="2B733E46" w:rsidR="00235D4D" w:rsidRDefault="00FA5698" w:rsidP="00FA5698">
      <w:pPr>
        <w:pStyle w:val="BodyText"/>
      </w:pPr>
      <w:r>
        <w:t>While the core logic differs from the M25PX16, the PACER-T algorithm still performed the best. Application yielded a 66.6% decrease in aggregate</w:t>
      </w:r>
      <w:r w:rsidR="00235D4D">
        <w:t xml:space="preserve"> wait times and a 17.8% decrease in overall energy consumption.</w:t>
      </w:r>
    </w:p>
    <w:p w14:paraId="7FFF6953" w14:textId="3FF3AFE9" w:rsidR="00843C1F" w:rsidRDefault="00AE186D" w:rsidP="00AE186D">
      <w:pPr>
        <w:pStyle w:val="tablehead"/>
      </w:pPr>
      <w:r w:rsidRPr="00AE186D">
        <w:t>SST26VF016B</w:t>
      </w:r>
      <w:r>
        <w:t xml:space="preserve"> </w:t>
      </w:r>
      <w:r w:rsidR="00843C1F">
        <w:t>NAND Serial Flash 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43C1F" w14:paraId="5211C450" w14:textId="77777777" w:rsidTr="00A974BC">
        <w:trPr>
          <w:cantSplit/>
          <w:trHeight w:val="240"/>
          <w:tblHeader/>
          <w:jc w:val="center"/>
        </w:trPr>
        <w:tc>
          <w:tcPr>
            <w:tcW w:w="627" w:type="dxa"/>
            <w:vMerge w:val="restart"/>
            <w:vAlign w:val="center"/>
          </w:tcPr>
          <w:p w14:paraId="04788792" w14:textId="77777777" w:rsidR="00843C1F" w:rsidRDefault="00843C1F" w:rsidP="00A974BC">
            <w:pPr>
              <w:pStyle w:val="tablecolhead"/>
            </w:pPr>
            <w:r>
              <w:t>Stage</w:t>
            </w:r>
          </w:p>
        </w:tc>
        <w:tc>
          <w:tcPr>
            <w:tcW w:w="4233" w:type="dxa"/>
            <w:gridSpan w:val="5"/>
            <w:vAlign w:val="center"/>
          </w:tcPr>
          <w:p w14:paraId="1EF5AD9B" w14:textId="77777777" w:rsidR="00843C1F" w:rsidRDefault="00843C1F" w:rsidP="00A974BC">
            <w:pPr>
              <w:pStyle w:val="tablecolhead"/>
            </w:pPr>
            <w:r>
              <w:t>Latency Results (</w:t>
            </w:r>
            <w:proofErr w:type="spellStart"/>
            <w:r>
              <w:t>ms</w:t>
            </w:r>
            <w:proofErr w:type="spellEnd"/>
            <w:r>
              <w:t>)</w:t>
            </w:r>
          </w:p>
        </w:tc>
      </w:tr>
      <w:tr w:rsidR="00843C1F" w14:paraId="7D849FA2" w14:textId="77777777" w:rsidTr="00A974BC">
        <w:trPr>
          <w:cantSplit/>
          <w:trHeight w:val="240"/>
          <w:tblHeader/>
          <w:jc w:val="center"/>
        </w:trPr>
        <w:tc>
          <w:tcPr>
            <w:tcW w:w="627" w:type="dxa"/>
            <w:vMerge/>
          </w:tcPr>
          <w:p w14:paraId="0EA502F6" w14:textId="77777777" w:rsidR="00843C1F" w:rsidRDefault="00843C1F" w:rsidP="00A974BC">
            <w:pPr>
              <w:rPr>
                <w:sz w:val="16"/>
                <w:szCs w:val="16"/>
              </w:rPr>
            </w:pPr>
          </w:p>
        </w:tc>
        <w:tc>
          <w:tcPr>
            <w:tcW w:w="720" w:type="dxa"/>
            <w:vAlign w:val="center"/>
          </w:tcPr>
          <w:p w14:paraId="6B6F5F4C" w14:textId="77777777" w:rsidR="00843C1F" w:rsidRDefault="00843C1F" w:rsidP="00A974BC">
            <w:pPr>
              <w:pStyle w:val="tablecolsubhead"/>
            </w:pPr>
            <w:r>
              <w:t>Control</w:t>
            </w:r>
          </w:p>
        </w:tc>
        <w:tc>
          <w:tcPr>
            <w:tcW w:w="900" w:type="dxa"/>
            <w:vAlign w:val="center"/>
          </w:tcPr>
          <w:p w14:paraId="2AA7CED6" w14:textId="77777777" w:rsidR="00843C1F" w:rsidRDefault="00843C1F" w:rsidP="00A974BC">
            <w:pPr>
              <w:pStyle w:val="tablecolsubhead"/>
            </w:pPr>
            <w:r>
              <w:t>PACER-T</w:t>
            </w:r>
          </w:p>
        </w:tc>
        <w:tc>
          <w:tcPr>
            <w:tcW w:w="630" w:type="dxa"/>
            <w:vAlign w:val="center"/>
          </w:tcPr>
          <w:p w14:paraId="02B6B4B3" w14:textId="77777777" w:rsidR="00843C1F" w:rsidRDefault="00843C1F" w:rsidP="00A974BC">
            <w:pPr>
              <w:pStyle w:val="tablecolsubhead"/>
            </w:pPr>
            <w:r>
              <w:t>Diff.</w:t>
            </w:r>
          </w:p>
        </w:tc>
        <w:tc>
          <w:tcPr>
            <w:tcW w:w="1260" w:type="dxa"/>
            <w:vAlign w:val="center"/>
          </w:tcPr>
          <w:p w14:paraId="363ED90C" w14:textId="77777777" w:rsidR="00843C1F" w:rsidRDefault="00843C1F" w:rsidP="00A974BC">
            <w:pPr>
              <w:pStyle w:val="tablecolsubhead"/>
            </w:pPr>
            <w:r>
              <w:t>PACER+IODVS</w:t>
            </w:r>
          </w:p>
        </w:tc>
        <w:tc>
          <w:tcPr>
            <w:tcW w:w="723" w:type="dxa"/>
            <w:vAlign w:val="center"/>
          </w:tcPr>
          <w:p w14:paraId="241966AC" w14:textId="77777777" w:rsidR="00843C1F" w:rsidRDefault="00843C1F" w:rsidP="00A974BC">
            <w:pPr>
              <w:pStyle w:val="tablecolsubhead"/>
            </w:pPr>
            <w:r>
              <w:t>Diff.</w:t>
            </w:r>
          </w:p>
        </w:tc>
      </w:tr>
      <w:tr w:rsidR="00843C1F" w14:paraId="1330AD7F" w14:textId="77777777" w:rsidTr="00A974BC">
        <w:trPr>
          <w:trHeight w:val="320"/>
          <w:jc w:val="center"/>
        </w:trPr>
        <w:tc>
          <w:tcPr>
            <w:tcW w:w="627" w:type="dxa"/>
            <w:vAlign w:val="center"/>
          </w:tcPr>
          <w:p w14:paraId="63ED112C" w14:textId="77777777" w:rsidR="00843C1F" w:rsidRDefault="00843C1F" w:rsidP="00A974BC">
            <w:pPr>
              <w:pStyle w:val="tablecopy"/>
            </w:pPr>
            <w:r>
              <w:t>Wait</w:t>
            </w:r>
          </w:p>
        </w:tc>
        <w:tc>
          <w:tcPr>
            <w:tcW w:w="720" w:type="dxa"/>
            <w:vAlign w:val="center"/>
          </w:tcPr>
          <w:p w14:paraId="18B8A0A0" w14:textId="41F3B10C" w:rsidR="00843C1F" w:rsidRDefault="00843C1F" w:rsidP="00A974BC">
            <w:pPr>
              <w:pStyle w:val="tablecopy"/>
            </w:pPr>
            <w:r>
              <w:t>57.61</w:t>
            </w:r>
          </w:p>
        </w:tc>
        <w:tc>
          <w:tcPr>
            <w:tcW w:w="900" w:type="dxa"/>
            <w:vAlign w:val="center"/>
          </w:tcPr>
          <w:p w14:paraId="7DF6D338" w14:textId="506534D9" w:rsidR="00843C1F" w:rsidRDefault="00843C1F" w:rsidP="00A974BC">
            <w:pPr>
              <w:rPr>
                <w:sz w:val="16"/>
                <w:szCs w:val="16"/>
              </w:rPr>
            </w:pPr>
            <w:r>
              <w:rPr>
                <w:sz w:val="16"/>
                <w:szCs w:val="16"/>
              </w:rPr>
              <w:t>19.26</w:t>
            </w:r>
          </w:p>
        </w:tc>
        <w:tc>
          <w:tcPr>
            <w:tcW w:w="630" w:type="dxa"/>
            <w:vAlign w:val="center"/>
          </w:tcPr>
          <w:p w14:paraId="0111F4EC" w14:textId="2439408B" w:rsidR="00843C1F" w:rsidRDefault="00843C1F" w:rsidP="00A974BC">
            <w:pPr>
              <w:rPr>
                <w:sz w:val="16"/>
                <w:szCs w:val="16"/>
              </w:rPr>
            </w:pPr>
            <w:r>
              <w:rPr>
                <w:sz w:val="16"/>
                <w:szCs w:val="16"/>
              </w:rPr>
              <w:t>66.6%</w:t>
            </w:r>
          </w:p>
        </w:tc>
        <w:tc>
          <w:tcPr>
            <w:tcW w:w="1260" w:type="dxa"/>
            <w:vAlign w:val="center"/>
          </w:tcPr>
          <w:p w14:paraId="28EDB2AA" w14:textId="1292A4FB" w:rsidR="00843C1F" w:rsidRDefault="00843C1F" w:rsidP="00A974BC">
            <w:pPr>
              <w:rPr>
                <w:sz w:val="16"/>
                <w:szCs w:val="16"/>
              </w:rPr>
            </w:pPr>
            <w:r>
              <w:rPr>
                <w:sz w:val="16"/>
                <w:szCs w:val="16"/>
              </w:rPr>
              <w:t>19.27</w:t>
            </w:r>
          </w:p>
        </w:tc>
        <w:tc>
          <w:tcPr>
            <w:tcW w:w="723" w:type="dxa"/>
            <w:vAlign w:val="center"/>
          </w:tcPr>
          <w:p w14:paraId="41EBEEB0" w14:textId="5CFCCF35" w:rsidR="00843C1F" w:rsidRDefault="00843C1F" w:rsidP="00843C1F">
            <w:pPr>
              <w:rPr>
                <w:sz w:val="16"/>
                <w:szCs w:val="16"/>
              </w:rPr>
            </w:pPr>
            <w:r>
              <w:rPr>
                <w:sz w:val="16"/>
                <w:szCs w:val="16"/>
              </w:rPr>
              <w:t>66.6%</w:t>
            </w:r>
          </w:p>
        </w:tc>
      </w:tr>
      <w:tr w:rsidR="00843C1F" w14:paraId="41D947A7" w14:textId="77777777" w:rsidTr="00A974BC">
        <w:trPr>
          <w:trHeight w:val="320"/>
          <w:jc w:val="center"/>
        </w:trPr>
        <w:tc>
          <w:tcPr>
            <w:tcW w:w="627" w:type="dxa"/>
            <w:vAlign w:val="center"/>
          </w:tcPr>
          <w:p w14:paraId="4D7C8AF2" w14:textId="77777777" w:rsidR="00843C1F" w:rsidRDefault="00843C1F" w:rsidP="00A974BC">
            <w:pPr>
              <w:pStyle w:val="tablecopy"/>
            </w:pPr>
            <w:r>
              <w:t>All</w:t>
            </w:r>
          </w:p>
        </w:tc>
        <w:tc>
          <w:tcPr>
            <w:tcW w:w="720" w:type="dxa"/>
            <w:vAlign w:val="center"/>
          </w:tcPr>
          <w:p w14:paraId="3DEB4D64" w14:textId="5EE527FD" w:rsidR="00843C1F" w:rsidRDefault="00843C1F" w:rsidP="00A974BC">
            <w:pPr>
              <w:pStyle w:val="tablecopy"/>
            </w:pPr>
            <w:r>
              <w:t>71.28</w:t>
            </w:r>
          </w:p>
        </w:tc>
        <w:tc>
          <w:tcPr>
            <w:tcW w:w="900" w:type="dxa"/>
            <w:vAlign w:val="center"/>
          </w:tcPr>
          <w:p w14:paraId="0704C940" w14:textId="5CC26BE0" w:rsidR="00843C1F" w:rsidRDefault="00843C1F" w:rsidP="00A974BC">
            <w:pPr>
              <w:rPr>
                <w:sz w:val="16"/>
                <w:szCs w:val="16"/>
              </w:rPr>
            </w:pPr>
            <w:r>
              <w:rPr>
                <w:sz w:val="16"/>
                <w:szCs w:val="16"/>
              </w:rPr>
              <w:t>32.94</w:t>
            </w:r>
          </w:p>
        </w:tc>
        <w:tc>
          <w:tcPr>
            <w:tcW w:w="630" w:type="dxa"/>
            <w:vAlign w:val="center"/>
          </w:tcPr>
          <w:p w14:paraId="5DA96082" w14:textId="06D7D135" w:rsidR="00843C1F" w:rsidRDefault="00843C1F" w:rsidP="00843C1F">
            <w:pPr>
              <w:rPr>
                <w:sz w:val="16"/>
                <w:szCs w:val="16"/>
              </w:rPr>
            </w:pPr>
            <w:r>
              <w:rPr>
                <w:sz w:val="16"/>
                <w:szCs w:val="16"/>
              </w:rPr>
              <w:t>53.8%</w:t>
            </w:r>
          </w:p>
        </w:tc>
        <w:tc>
          <w:tcPr>
            <w:tcW w:w="1260" w:type="dxa"/>
            <w:vAlign w:val="center"/>
          </w:tcPr>
          <w:p w14:paraId="45E84746" w14:textId="4885AAC1" w:rsidR="00843C1F" w:rsidRDefault="00843C1F" w:rsidP="00A974BC">
            <w:pPr>
              <w:rPr>
                <w:sz w:val="16"/>
                <w:szCs w:val="16"/>
              </w:rPr>
            </w:pPr>
            <w:r>
              <w:rPr>
                <w:sz w:val="16"/>
                <w:szCs w:val="16"/>
              </w:rPr>
              <w:t>32.95</w:t>
            </w:r>
          </w:p>
        </w:tc>
        <w:tc>
          <w:tcPr>
            <w:tcW w:w="723" w:type="dxa"/>
            <w:vAlign w:val="center"/>
          </w:tcPr>
          <w:p w14:paraId="7B031F6B" w14:textId="2B08D365" w:rsidR="00843C1F" w:rsidRDefault="00843C1F" w:rsidP="00843C1F">
            <w:pPr>
              <w:rPr>
                <w:sz w:val="16"/>
                <w:szCs w:val="16"/>
              </w:rPr>
            </w:pPr>
            <w:r>
              <w:rPr>
                <w:sz w:val="16"/>
                <w:szCs w:val="16"/>
              </w:rPr>
              <w:t>53.8%</w:t>
            </w:r>
          </w:p>
        </w:tc>
      </w:tr>
      <w:tr w:rsidR="00843C1F" w14:paraId="37ED1402" w14:textId="77777777" w:rsidTr="00A974BC">
        <w:trPr>
          <w:cantSplit/>
          <w:trHeight w:val="240"/>
          <w:tblHeader/>
          <w:jc w:val="center"/>
        </w:trPr>
        <w:tc>
          <w:tcPr>
            <w:tcW w:w="627" w:type="dxa"/>
            <w:vAlign w:val="center"/>
          </w:tcPr>
          <w:p w14:paraId="479EAE34" w14:textId="77777777" w:rsidR="00843C1F" w:rsidRDefault="00843C1F" w:rsidP="00A974BC">
            <w:pPr>
              <w:pStyle w:val="tablecolhead"/>
            </w:pPr>
          </w:p>
        </w:tc>
        <w:tc>
          <w:tcPr>
            <w:tcW w:w="4233" w:type="dxa"/>
            <w:gridSpan w:val="5"/>
            <w:vAlign w:val="center"/>
          </w:tcPr>
          <w:p w14:paraId="2D8DE73E" w14:textId="77777777" w:rsidR="00843C1F" w:rsidRDefault="00843C1F" w:rsidP="00A974BC">
            <w:pPr>
              <w:pStyle w:val="tablecolhead"/>
            </w:pPr>
            <w:r>
              <w:t>Energy Results (</w:t>
            </w:r>
            <w:proofErr w:type="spellStart"/>
            <w:r>
              <w:t>uJ</w:t>
            </w:r>
            <w:proofErr w:type="spellEnd"/>
            <w:r>
              <w:t>)</w:t>
            </w:r>
          </w:p>
        </w:tc>
      </w:tr>
      <w:tr w:rsidR="00843C1F" w14:paraId="47B26E28" w14:textId="77777777" w:rsidTr="00A974BC">
        <w:trPr>
          <w:trHeight w:val="320"/>
          <w:jc w:val="center"/>
        </w:trPr>
        <w:tc>
          <w:tcPr>
            <w:tcW w:w="627" w:type="dxa"/>
            <w:vAlign w:val="center"/>
          </w:tcPr>
          <w:p w14:paraId="1D256C71" w14:textId="77777777" w:rsidR="00843C1F" w:rsidRDefault="00843C1F" w:rsidP="00A974BC">
            <w:pPr>
              <w:pStyle w:val="tablecopy"/>
            </w:pPr>
            <w:r>
              <w:t>Wait</w:t>
            </w:r>
          </w:p>
        </w:tc>
        <w:tc>
          <w:tcPr>
            <w:tcW w:w="720" w:type="dxa"/>
            <w:vAlign w:val="center"/>
          </w:tcPr>
          <w:p w14:paraId="3FBDEB1D" w14:textId="7F31A697" w:rsidR="00843C1F" w:rsidRDefault="00BE61F1" w:rsidP="00A974BC">
            <w:pPr>
              <w:pStyle w:val="tablecopy"/>
            </w:pPr>
            <w:r>
              <w:t>1053.0</w:t>
            </w:r>
          </w:p>
        </w:tc>
        <w:tc>
          <w:tcPr>
            <w:tcW w:w="900" w:type="dxa"/>
            <w:vAlign w:val="center"/>
          </w:tcPr>
          <w:p w14:paraId="73F19CFC" w14:textId="5AACFC02" w:rsidR="00843C1F" w:rsidRDefault="00BE61F1" w:rsidP="00A974BC">
            <w:pPr>
              <w:rPr>
                <w:sz w:val="16"/>
                <w:szCs w:val="16"/>
              </w:rPr>
            </w:pPr>
            <w:r>
              <w:rPr>
                <w:sz w:val="16"/>
                <w:szCs w:val="16"/>
              </w:rPr>
              <w:t>806.2</w:t>
            </w:r>
          </w:p>
        </w:tc>
        <w:tc>
          <w:tcPr>
            <w:tcW w:w="630" w:type="dxa"/>
            <w:vAlign w:val="center"/>
          </w:tcPr>
          <w:p w14:paraId="17206D81" w14:textId="72273062" w:rsidR="00843C1F" w:rsidRDefault="00A974BC" w:rsidP="00A974BC">
            <w:pPr>
              <w:rPr>
                <w:sz w:val="16"/>
                <w:szCs w:val="16"/>
              </w:rPr>
            </w:pPr>
            <w:r>
              <w:rPr>
                <w:sz w:val="16"/>
                <w:szCs w:val="16"/>
              </w:rPr>
              <w:t>23.8</w:t>
            </w:r>
            <w:r w:rsidR="00843C1F">
              <w:rPr>
                <w:sz w:val="16"/>
                <w:szCs w:val="16"/>
              </w:rPr>
              <w:t>%</w:t>
            </w:r>
          </w:p>
        </w:tc>
        <w:tc>
          <w:tcPr>
            <w:tcW w:w="1260" w:type="dxa"/>
            <w:vAlign w:val="center"/>
          </w:tcPr>
          <w:p w14:paraId="5215AE60" w14:textId="5A51369B" w:rsidR="00843C1F" w:rsidRDefault="00E71060" w:rsidP="00A974BC">
            <w:pPr>
              <w:rPr>
                <w:sz w:val="16"/>
                <w:szCs w:val="16"/>
              </w:rPr>
            </w:pPr>
            <w:r>
              <w:rPr>
                <w:sz w:val="16"/>
                <w:szCs w:val="16"/>
              </w:rPr>
              <w:t>584.87</w:t>
            </w:r>
          </w:p>
        </w:tc>
        <w:tc>
          <w:tcPr>
            <w:tcW w:w="723" w:type="dxa"/>
            <w:vAlign w:val="center"/>
          </w:tcPr>
          <w:p w14:paraId="24CF81C7" w14:textId="272FCD31" w:rsidR="00843C1F" w:rsidRDefault="00A974BC" w:rsidP="00A974BC">
            <w:pPr>
              <w:rPr>
                <w:sz w:val="16"/>
                <w:szCs w:val="16"/>
              </w:rPr>
            </w:pPr>
            <w:r>
              <w:rPr>
                <w:sz w:val="16"/>
                <w:szCs w:val="16"/>
              </w:rPr>
              <w:t>44.5</w:t>
            </w:r>
            <w:r w:rsidR="00843C1F">
              <w:rPr>
                <w:sz w:val="16"/>
                <w:szCs w:val="16"/>
              </w:rPr>
              <w:t>%</w:t>
            </w:r>
          </w:p>
        </w:tc>
      </w:tr>
      <w:tr w:rsidR="00843C1F" w14:paraId="48DBBEE1" w14:textId="77777777" w:rsidTr="00A974BC">
        <w:trPr>
          <w:trHeight w:val="320"/>
          <w:jc w:val="center"/>
        </w:trPr>
        <w:tc>
          <w:tcPr>
            <w:tcW w:w="627" w:type="dxa"/>
            <w:vAlign w:val="center"/>
          </w:tcPr>
          <w:p w14:paraId="2338DD95" w14:textId="77777777" w:rsidR="00843C1F" w:rsidRDefault="00843C1F" w:rsidP="00A974BC">
            <w:pPr>
              <w:pStyle w:val="tablecopy"/>
            </w:pPr>
            <w:r>
              <w:t>All</w:t>
            </w:r>
          </w:p>
        </w:tc>
        <w:tc>
          <w:tcPr>
            <w:tcW w:w="720" w:type="dxa"/>
            <w:vAlign w:val="center"/>
          </w:tcPr>
          <w:p w14:paraId="579969EE" w14:textId="641ACDC0" w:rsidR="00843C1F" w:rsidRDefault="00BE61F1" w:rsidP="00A974BC">
            <w:pPr>
              <w:pStyle w:val="tablecopy"/>
            </w:pPr>
            <w:r>
              <w:t>1247.9</w:t>
            </w:r>
          </w:p>
        </w:tc>
        <w:tc>
          <w:tcPr>
            <w:tcW w:w="900" w:type="dxa"/>
            <w:vAlign w:val="center"/>
          </w:tcPr>
          <w:p w14:paraId="3381B045" w14:textId="219714B5" w:rsidR="00843C1F" w:rsidRDefault="00BE61F1" w:rsidP="00A974BC">
            <w:pPr>
              <w:rPr>
                <w:sz w:val="16"/>
                <w:szCs w:val="16"/>
              </w:rPr>
            </w:pPr>
            <w:r>
              <w:rPr>
                <w:sz w:val="16"/>
                <w:szCs w:val="16"/>
              </w:rPr>
              <w:t>997.26</w:t>
            </w:r>
          </w:p>
        </w:tc>
        <w:tc>
          <w:tcPr>
            <w:tcW w:w="630" w:type="dxa"/>
            <w:vAlign w:val="center"/>
          </w:tcPr>
          <w:p w14:paraId="1154149F" w14:textId="6EA85C2C" w:rsidR="00843C1F" w:rsidRDefault="00A974BC" w:rsidP="00A974BC">
            <w:pPr>
              <w:rPr>
                <w:sz w:val="16"/>
                <w:szCs w:val="16"/>
              </w:rPr>
            </w:pPr>
            <w:r>
              <w:rPr>
                <w:sz w:val="16"/>
                <w:szCs w:val="16"/>
              </w:rPr>
              <w:t>17.8</w:t>
            </w:r>
            <w:r w:rsidR="00843C1F">
              <w:rPr>
                <w:sz w:val="16"/>
                <w:szCs w:val="16"/>
              </w:rPr>
              <w:t>%</w:t>
            </w:r>
          </w:p>
        </w:tc>
        <w:tc>
          <w:tcPr>
            <w:tcW w:w="1260" w:type="dxa"/>
            <w:vAlign w:val="center"/>
          </w:tcPr>
          <w:p w14:paraId="61A7CB29" w14:textId="65967E34" w:rsidR="00843C1F" w:rsidRDefault="00EC16BE" w:rsidP="00A974BC">
            <w:pPr>
              <w:rPr>
                <w:sz w:val="16"/>
                <w:szCs w:val="16"/>
              </w:rPr>
            </w:pPr>
            <w:r>
              <w:rPr>
                <w:sz w:val="16"/>
                <w:szCs w:val="16"/>
              </w:rPr>
              <w:t>801.95</w:t>
            </w:r>
          </w:p>
        </w:tc>
        <w:tc>
          <w:tcPr>
            <w:tcW w:w="723" w:type="dxa"/>
            <w:vAlign w:val="center"/>
          </w:tcPr>
          <w:p w14:paraId="7D29D4F5" w14:textId="6DB9FFC3" w:rsidR="00843C1F" w:rsidRDefault="00A974BC" w:rsidP="00A974BC">
            <w:pPr>
              <w:rPr>
                <w:sz w:val="16"/>
                <w:szCs w:val="16"/>
              </w:rPr>
            </w:pPr>
            <w:r>
              <w:rPr>
                <w:sz w:val="16"/>
                <w:szCs w:val="16"/>
              </w:rPr>
              <w:t>35.7</w:t>
            </w:r>
            <w:r w:rsidR="00843C1F">
              <w:rPr>
                <w:sz w:val="16"/>
                <w:szCs w:val="16"/>
              </w:rPr>
              <w:t>%</w:t>
            </w:r>
          </w:p>
        </w:tc>
      </w:tr>
    </w:tbl>
    <w:p w14:paraId="7E71532D" w14:textId="77777777" w:rsidR="00F52FAE" w:rsidRDefault="003D290B" w:rsidP="00F52FAE">
      <w:pPr>
        <w:pStyle w:val="BodyText"/>
        <w:keepNext/>
        <w:ind w:firstLine="0"/>
      </w:pPr>
      <w:r w:rsidRPr="00F74077">
        <w:rPr>
          <w:noProof/>
        </w:rPr>
        <w:lastRenderedPageBreak/>
        <w:drawing>
          <wp:inline distT="0" distB="0" distL="0" distR="0" wp14:anchorId="37A10426" wp14:editId="4C0EBA3F">
            <wp:extent cx="3086100" cy="23145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r w:rsidR="00F52FAE" w:rsidRPr="000977CF">
        <w:rPr>
          <w:noProof/>
        </w:rPr>
        <w:drawing>
          <wp:inline distT="0" distB="0" distL="0" distR="0" wp14:anchorId="7143EB20" wp14:editId="5BF75C97">
            <wp:extent cx="3086100" cy="23139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3940"/>
                    </a:xfrm>
                    <a:prstGeom prst="rect">
                      <a:avLst/>
                    </a:prstGeom>
                    <a:noFill/>
                    <a:ln>
                      <a:noFill/>
                    </a:ln>
                  </pic:spPr>
                </pic:pic>
              </a:graphicData>
            </a:graphic>
          </wp:inline>
        </w:drawing>
      </w:r>
    </w:p>
    <w:p w14:paraId="2DEA89EC" w14:textId="0E3F5F6E" w:rsidR="008D34FB" w:rsidRDefault="00F52FAE" w:rsidP="00F52FAE">
      <w:pPr>
        <w:pStyle w:val="Caption"/>
      </w:pPr>
      <w:bookmarkStart w:id="91" w:name="_Ref492838339"/>
      <w:r>
        <w:t xml:space="preserve">Figure </w:t>
      </w:r>
      <w:r w:rsidR="00697D7B">
        <w:fldChar w:fldCharType="begin"/>
      </w:r>
      <w:r w:rsidR="00697D7B">
        <w:instrText xml:space="preserve"> SEQ Figure \* ARABIC </w:instrText>
      </w:r>
      <w:r w:rsidR="00697D7B">
        <w:fldChar w:fldCharType="separate"/>
      </w:r>
      <w:r w:rsidR="000C75AE">
        <w:rPr>
          <w:noProof/>
        </w:rPr>
        <w:t>10</w:t>
      </w:r>
      <w:r w:rsidR="00697D7B">
        <w:rPr>
          <w:noProof/>
        </w:rPr>
        <w:fldChar w:fldCharType="end"/>
      </w:r>
      <w:bookmarkEnd w:id="91"/>
      <w:r>
        <w:t xml:space="preserve">: </w:t>
      </w:r>
      <w:r w:rsidRPr="00D154A3">
        <w:t>A Micro-SD Card Cache Miss and a Cache Hit</w:t>
      </w:r>
    </w:p>
    <w:p w14:paraId="603617A6" w14:textId="7E3BA6F0" w:rsidR="00A974BC" w:rsidRDefault="00BE5E19" w:rsidP="00041C55">
      <w:pPr>
        <w:pStyle w:val="Heading2"/>
      </w:pPr>
      <w:r>
        <w:t xml:space="preserve">An assortment of </w:t>
      </w:r>
      <w:r w:rsidR="00041C55">
        <w:t>Micro-SD Memory Cards</w:t>
      </w:r>
    </w:p>
    <w:p w14:paraId="19B5D15E" w14:textId="0D0B61C3" w:rsidR="009863A8" w:rsidRDefault="002B4841" w:rsidP="00041C55">
      <w:pPr>
        <w:pStyle w:val="BodyText"/>
      </w:pPr>
      <w:r>
        <w:t>Onboard caches and memory management units cause the write operation of Micro-SD cards to have non-deterministic timing. In this case, PACER-C is the only algorithm that can reliably detect when the operation is finished. As with all memory tests, writes were performed with random data to random address</w:t>
      </w:r>
      <w:r w:rsidR="00BB489F">
        <w:t xml:space="preserve">es throughout the memory space and so the cache performance is thoroughly exercised. </w:t>
      </w:r>
      <w:r w:rsidR="00E0502F">
        <w:fldChar w:fldCharType="begin"/>
      </w:r>
      <w:r w:rsidR="00E0502F">
        <w:instrText xml:space="preserve"> REF _Ref492838339 \h </w:instrText>
      </w:r>
      <w:r w:rsidR="00E0502F">
        <w:fldChar w:fldCharType="separate"/>
      </w:r>
      <w:r w:rsidR="000C75AE">
        <w:t xml:space="preserve">Figure </w:t>
      </w:r>
      <w:r w:rsidR="000C75AE">
        <w:rPr>
          <w:noProof/>
        </w:rPr>
        <w:t>10</w:t>
      </w:r>
      <w:r w:rsidR="00E0502F">
        <w:fldChar w:fldCharType="end"/>
      </w:r>
      <w:r w:rsidR="00E0502F">
        <w:t xml:space="preserve"> </w:t>
      </w:r>
      <w:r w:rsidR="009863A8">
        <w:t xml:space="preserve">shows the </w:t>
      </w:r>
      <w:r w:rsidR="00BE5E19">
        <w:t xml:space="preserve">massive </w:t>
      </w:r>
      <w:r w:rsidR="009863A8">
        <w:t>power and latency difference betwee</w:t>
      </w:r>
      <w:r w:rsidR="00D513A5">
        <w:t>n a cache miss and a cache hit.</w:t>
      </w:r>
    </w:p>
    <w:p w14:paraId="05D515B5" w14:textId="5CF781CB" w:rsidR="00F52FAE" w:rsidRDefault="001F01DC" w:rsidP="00F52FAE">
      <w:pPr>
        <w:pStyle w:val="BodyText"/>
      </w:pPr>
      <w:ins w:id="92" w:author="Dan Moore" w:date="2017-12-08T00:13:00Z">
        <w:r>
          <w:fldChar w:fldCharType="begin"/>
        </w:r>
        <w:r>
          <w:instrText xml:space="preserve"> REF _Ref500455341 \h </w:instrText>
        </w:r>
      </w:ins>
      <w:r>
        <w:fldChar w:fldCharType="separate"/>
      </w:r>
      <w:ins w:id="93" w:author="Dan Moore" w:date="2017-12-08T00:28:00Z">
        <w:r w:rsidR="000C75AE">
          <w:t xml:space="preserve">Figure </w:t>
        </w:r>
        <w:r w:rsidR="000C75AE">
          <w:rPr>
            <w:noProof/>
          </w:rPr>
          <w:t>11</w:t>
        </w:r>
      </w:ins>
      <w:ins w:id="94" w:author="Dan Moore" w:date="2017-12-08T00:13:00Z">
        <w:r>
          <w:fldChar w:fldCharType="end"/>
        </w:r>
        <w:r>
          <w:t xml:space="preserve"> </w:t>
        </w:r>
      </w:ins>
      <w:del w:id="95" w:author="Dan Moore" w:date="2017-12-08T00:13:00Z">
        <w:r w:rsidR="00E0502F" w:rsidDel="001F01DC">
          <w:fldChar w:fldCharType="begin"/>
        </w:r>
        <w:r w:rsidR="00E0502F" w:rsidDel="001F01DC">
          <w:delInstrText xml:space="preserve"> REF _Ref492838339 \h </w:delInstrText>
        </w:r>
        <w:r w:rsidR="00E0502F" w:rsidDel="001F01DC">
          <w:fldChar w:fldCharType="separate"/>
        </w:r>
        <w:r w:rsidR="00B22861" w:rsidDel="001F01DC">
          <w:delText xml:space="preserve">Figure </w:delText>
        </w:r>
        <w:r w:rsidR="00B22861" w:rsidDel="001F01DC">
          <w:rPr>
            <w:noProof/>
          </w:rPr>
          <w:delText>1</w:delText>
        </w:r>
      </w:del>
      <w:del w:id="96" w:author="Dan Moore" w:date="2017-12-08T00:12:00Z">
        <w:r w:rsidR="00B22861" w:rsidDel="001F01DC">
          <w:rPr>
            <w:noProof/>
          </w:rPr>
          <w:delText>0</w:delText>
        </w:r>
      </w:del>
      <w:del w:id="97" w:author="Dan Moore" w:date="2017-12-08T00:13:00Z">
        <w:r w:rsidR="00E0502F" w:rsidDel="001F01DC">
          <w:fldChar w:fldCharType="end"/>
        </w:r>
        <w:r w:rsidR="00E0502F" w:rsidDel="001F01DC">
          <w:delText xml:space="preserve"> </w:delText>
        </w:r>
      </w:del>
      <w:r w:rsidR="00F52FAE">
        <w:t>helps to describe the performance differences shown in</w:t>
      </w:r>
      <w:r w:rsidR="00B22861">
        <w:t xml:space="preserve"> </w:t>
      </w:r>
      <w:r w:rsidR="00B22861">
        <w:fldChar w:fldCharType="begin"/>
      </w:r>
      <w:r w:rsidR="00B22861">
        <w:instrText xml:space="preserve"> REF _Ref493707696 \n \h </w:instrText>
      </w:r>
      <w:r w:rsidR="00B22861">
        <w:fldChar w:fldCharType="separate"/>
      </w:r>
      <w:r w:rsidR="000C75AE">
        <w:t xml:space="preserve">TABLE IV. </w:t>
      </w:r>
      <w:r w:rsidR="00B22861">
        <w:fldChar w:fldCharType="end"/>
      </w:r>
      <w:r w:rsidR="00F52FAE">
        <w:t xml:space="preserve">The control delay is set to the median delay for each characterization, PACER-C allows the host to react to those operations deviating considerably from the median. Therefore, the </w:t>
      </w:r>
      <w:proofErr w:type="spellStart"/>
      <w:r w:rsidR="00F52FAE">
        <w:t>Sandisk</w:t>
      </w:r>
      <w:proofErr w:type="spellEnd"/>
      <w:r w:rsidR="00F52FAE">
        <w:t xml:space="preserve"> and Lexar cards benefitted considerably because they exhibit a bimodal timing distribution. The </w:t>
      </w:r>
      <w:proofErr w:type="spellStart"/>
      <w:r w:rsidR="00F52FAE">
        <w:t>Swissbit</w:t>
      </w:r>
      <w:proofErr w:type="spellEnd"/>
      <w:r w:rsidR="00F52FAE">
        <w:t xml:space="preserve"> card benefits decisively because of the mostly normal timing distribution</w:t>
      </w:r>
      <w:r w:rsidR="00401A5A">
        <w:t>. T</w:t>
      </w:r>
      <w:r w:rsidR="00F52FAE">
        <w:t xml:space="preserve">he Kingston card does not benefit </w:t>
      </w:r>
      <w:r w:rsidR="00401A5A">
        <w:t xml:space="preserve">as </w:t>
      </w:r>
      <w:r w:rsidR="00F52FAE">
        <w:t xml:space="preserve">much because </w:t>
      </w:r>
      <w:r w:rsidR="00401A5A">
        <w:t xml:space="preserve">write timing exhibits a </w:t>
      </w:r>
      <w:r w:rsidR="00F52FAE">
        <w:t>very low standard deviation.</w:t>
      </w:r>
      <w:r w:rsidR="00F52FAE" w:rsidRPr="00D513A5">
        <w:t xml:space="preserve"> </w:t>
      </w:r>
      <w:r w:rsidR="00F52FAE">
        <w:t>To present complete timing effects, a thorough latency analysis would need to be done on each device. Only energy results are presented here, but they are correlated with overall latency decreases.</w:t>
      </w:r>
    </w:p>
    <w:p w14:paraId="63308C10" w14:textId="77777777" w:rsidR="00F52FAE" w:rsidRDefault="00914AC2" w:rsidP="00235E5B">
      <w:pPr>
        <w:pStyle w:val="BodyText"/>
        <w:keepNext/>
        <w:ind w:firstLine="0"/>
      </w:pPr>
      <w:r>
        <w:rPr>
          <w:noProof/>
        </w:rPr>
        <w:drawing>
          <wp:inline distT="0" distB="0" distL="0" distR="0" wp14:anchorId="0CF13677" wp14:editId="5192DBF7">
            <wp:extent cx="3078480" cy="2571115"/>
            <wp:effectExtent l="0" t="0" r="762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7197" cy="2586747"/>
                    </a:xfrm>
                    <a:prstGeom prst="rect">
                      <a:avLst/>
                    </a:prstGeom>
                    <a:noFill/>
                    <a:ln>
                      <a:noFill/>
                    </a:ln>
                  </pic:spPr>
                </pic:pic>
              </a:graphicData>
            </a:graphic>
          </wp:inline>
        </w:drawing>
      </w:r>
    </w:p>
    <w:p w14:paraId="587A2B03" w14:textId="3A7EECEE" w:rsidR="00F52FAE" w:rsidRDefault="00F52FAE" w:rsidP="00E0502F">
      <w:pPr>
        <w:pStyle w:val="Caption"/>
        <w:spacing w:after="0"/>
      </w:pPr>
      <w:bookmarkStart w:id="98" w:name="_Ref500455341"/>
      <w:r>
        <w:t xml:space="preserve">Figure </w:t>
      </w:r>
      <w:r w:rsidR="00697D7B">
        <w:fldChar w:fldCharType="begin"/>
      </w:r>
      <w:r w:rsidR="00697D7B">
        <w:instrText xml:space="preserve"> SEQ Figure \* ARABIC </w:instrText>
      </w:r>
      <w:r w:rsidR="00697D7B">
        <w:fldChar w:fldCharType="separate"/>
      </w:r>
      <w:r w:rsidR="000C75AE">
        <w:rPr>
          <w:noProof/>
        </w:rPr>
        <w:t>11</w:t>
      </w:r>
      <w:r w:rsidR="00697D7B">
        <w:rPr>
          <w:noProof/>
        </w:rPr>
        <w:fldChar w:fldCharType="end"/>
      </w:r>
      <w:bookmarkEnd w:id="98"/>
      <w:r>
        <w:t xml:space="preserve">: </w:t>
      </w:r>
      <w:r w:rsidRPr="00796667">
        <w:t>Timing Performance among Tested SD-Cards</w:t>
      </w:r>
    </w:p>
    <w:p w14:paraId="16361359" w14:textId="77777777" w:rsidR="00A974BC" w:rsidRDefault="009863A8" w:rsidP="00483C73">
      <w:pPr>
        <w:pStyle w:val="tablehead"/>
      </w:pPr>
      <w:bookmarkStart w:id="99" w:name="_Ref493707696"/>
      <w:r>
        <w:t xml:space="preserve">Micro-SD Card </w:t>
      </w:r>
      <w:r w:rsidR="00A974BC">
        <w:t>PACER Results</w:t>
      </w:r>
      <w:bookmarkEnd w:id="99"/>
    </w:p>
    <w:tbl>
      <w:tblPr>
        <w:tblW w:w="49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07"/>
        <w:gridCol w:w="720"/>
        <w:gridCol w:w="900"/>
        <w:gridCol w:w="630"/>
        <w:gridCol w:w="1260"/>
        <w:gridCol w:w="630"/>
      </w:tblGrid>
      <w:tr w:rsidR="00A974BC" w14:paraId="60180874" w14:textId="77777777" w:rsidTr="00ED0490">
        <w:trPr>
          <w:cantSplit/>
          <w:trHeight w:val="240"/>
          <w:tblHeader/>
          <w:jc w:val="center"/>
        </w:trPr>
        <w:tc>
          <w:tcPr>
            <w:tcW w:w="807" w:type="dxa"/>
            <w:vMerge w:val="restart"/>
            <w:vAlign w:val="center"/>
          </w:tcPr>
          <w:p w14:paraId="33910138" w14:textId="77777777" w:rsidR="00A974BC" w:rsidRDefault="00A974BC" w:rsidP="00A974BC">
            <w:pPr>
              <w:pStyle w:val="tablecolhead"/>
            </w:pPr>
            <w:r>
              <w:t>Stage</w:t>
            </w:r>
          </w:p>
        </w:tc>
        <w:tc>
          <w:tcPr>
            <w:tcW w:w="4140" w:type="dxa"/>
            <w:gridSpan w:val="5"/>
            <w:vAlign w:val="center"/>
          </w:tcPr>
          <w:p w14:paraId="5CE88A8C" w14:textId="277A0E24" w:rsidR="00A974BC" w:rsidRDefault="00ED0490" w:rsidP="00ED0490">
            <w:pPr>
              <w:pStyle w:val="tablecolhead"/>
            </w:pPr>
            <w:r>
              <w:t>Energy</w:t>
            </w:r>
            <w:r w:rsidR="00A974BC">
              <w:t xml:space="preserve"> Results (</w:t>
            </w:r>
            <w:proofErr w:type="spellStart"/>
            <w:r>
              <w:t>uJ</w:t>
            </w:r>
            <w:proofErr w:type="spellEnd"/>
            <w:r w:rsidR="00A974BC">
              <w:t>)</w:t>
            </w:r>
          </w:p>
        </w:tc>
      </w:tr>
      <w:tr w:rsidR="00A974BC" w14:paraId="230BBDDE" w14:textId="77777777" w:rsidTr="00ED0490">
        <w:trPr>
          <w:cantSplit/>
          <w:trHeight w:val="240"/>
          <w:tblHeader/>
          <w:jc w:val="center"/>
        </w:trPr>
        <w:tc>
          <w:tcPr>
            <w:tcW w:w="807" w:type="dxa"/>
            <w:vMerge/>
          </w:tcPr>
          <w:p w14:paraId="1509440D" w14:textId="77777777" w:rsidR="00A974BC" w:rsidRDefault="00A974BC" w:rsidP="00A974BC">
            <w:pPr>
              <w:rPr>
                <w:sz w:val="16"/>
                <w:szCs w:val="16"/>
              </w:rPr>
            </w:pPr>
          </w:p>
        </w:tc>
        <w:tc>
          <w:tcPr>
            <w:tcW w:w="720" w:type="dxa"/>
            <w:vAlign w:val="center"/>
          </w:tcPr>
          <w:p w14:paraId="1F846E82" w14:textId="77777777" w:rsidR="00A974BC" w:rsidRDefault="00A974BC" w:rsidP="00A974BC">
            <w:pPr>
              <w:pStyle w:val="tablecolsubhead"/>
            </w:pPr>
            <w:r>
              <w:t>Control</w:t>
            </w:r>
          </w:p>
        </w:tc>
        <w:tc>
          <w:tcPr>
            <w:tcW w:w="900" w:type="dxa"/>
            <w:vAlign w:val="center"/>
          </w:tcPr>
          <w:p w14:paraId="36902527" w14:textId="0FF9F366" w:rsidR="00A974BC" w:rsidRDefault="00A974BC" w:rsidP="00ED0490">
            <w:pPr>
              <w:pStyle w:val="tablecolsubhead"/>
            </w:pPr>
            <w:r>
              <w:t>PACER-</w:t>
            </w:r>
            <w:r w:rsidR="00ED0490">
              <w:t>C</w:t>
            </w:r>
          </w:p>
        </w:tc>
        <w:tc>
          <w:tcPr>
            <w:tcW w:w="630" w:type="dxa"/>
            <w:vAlign w:val="center"/>
          </w:tcPr>
          <w:p w14:paraId="52EE1E49" w14:textId="77777777" w:rsidR="00A974BC" w:rsidRDefault="00A974BC" w:rsidP="00A974BC">
            <w:pPr>
              <w:pStyle w:val="tablecolsubhead"/>
            </w:pPr>
            <w:r>
              <w:t>Diff.</w:t>
            </w:r>
          </w:p>
        </w:tc>
        <w:tc>
          <w:tcPr>
            <w:tcW w:w="1260" w:type="dxa"/>
            <w:vAlign w:val="center"/>
          </w:tcPr>
          <w:p w14:paraId="140CBD8D" w14:textId="77777777" w:rsidR="00A974BC" w:rsidRDefault="00A974BC" w:rsidP="00A974BC">
            <w:pPr>
              <w:pStyle w:val="tablecolsubhead"/>
            </w:pPr>
            <w:r>
              <w:t>PACER+IODVS</w:t>
            </w:r>
          </w:p>
        </w:tc>
        <w:tc>
          <w:tcPr>
            <w:tcW w:w="630" w:type="dxa"/>
            <w:vAlign w:val="center"/>
          </w:tcPr>
          <w:p w14:paraId="47D07455" w14:textId="77777777" w:rsidR="00A974BC" w:rsidRDefault="00A974BC" w:rsidP="00A974BC">
            <w:pPr>
              <w:pStyle w:val="tablecolsubhead"/>
            </w:pPr>
            <w:r>
              <w:t>Diff.</w:t>
            </w:r>
          </w:p>
        </w:tc>
      </w:tr>
      <w:tr w:rsidR="00A974BC" w14:paraId="3B8B81A6" w14:textId="77777777" w:rsidTr="00ED0490">
        <w:trPr>
          <w:trHeight w:val="320"/>
          <w:jc w:val="center"/>
        </w:trPr>
        <w:tc>
          <w:tcPr>
            <w:tcW w:w="807" w:type="dxa"/>
            <w:vAlign w:val="center"/>
          </w:tcPr>
          <w:p w14:paraId="147FB116" w14:textId="18C8485B" w:rsidR="00A974BC" w:rsidRDefault="00ED0490" w:rsidP="00A974BC">
            <w:pPr>
              <w:pStyle w:val="tablecopy"/>
            </w:pPr>
            <w:r>
              <w:t>Sandisk</w:t>
            </w:r>
          </w:p>
        </w:tc>
        <w:tc>
          <w:tcPr>
            <w:tcW w:w="720" w:type="dxa"/>
            <w:vAlign w:val="center"/>
          </w:tcPr>
          <w:p w14:paraId="01B95EC1" w14:textId="194E083A" w:rsidR="00A974BC" w:rsidRDefault="00ED0490" w:rsidP="00A974BC">
            <w:pPr>
              <w:pStyle w:val="tablecopy"/>
            </w:pPr>
            <w:r>
              <w:t>17066</w:t>
            </w:r>
          </w:p>
        </w:tc>
        <w:tc>
          <w:tcPr>
            <w:tcW w:w="900" w:type="dxa"/>
            <w:vAlign w:val="center"/>
          </w:tcPr>
          <w:p w14:paraId="3F74C9B6" w14:textId="7C6BC94C" w:rsidR="00A974BC" w:rsidRDefault="00ED0490" w:rsidP="00A974BC">
            <w:pPr>
              <w:rPr>
                <w:sz w:val="16"/>
                <w:szCs w:val="16"/>
              </w:rPr>
            </w:pPr>
            <w:r>
              <w:rPr>
                <w:sz w:val="16"/>
                <w:szCs w:val="16"/>
              </w:rPr>
              <w:t>15198</w:t>
            </w:r>
          </w:p>
        </w:tc>
        <w:tc>
          <w:tcPr>
            <w:tcW w:w="630" w:type="dxa"/>
            <w:vAlign w:val="center"/>
          </w:tcPr>
          <w:p w14:paraId="7E6B1C6A" w14:textId="4EB9C57A" w:rsidR="00A974BC" w:rsidRDefault="00ED0490" w:rsidP="00A974BC">
            <w:pPr>
              <w:rPr>
                <w:sz w:val="16"/>
                <w:szCs w:val="16"/>
              </w:rPr>
            </w:pPr>
            <w:r>
              <w:rPr>
                <w:sz w:val="16"/>
                <w:szCs w:val="16"/>
              </w:rPr>
              <w:t>10.9</w:t>
            </w:r>
            <w:r w:rsidR="00A974BC">
              <w:rPr>
                <w:sz w:val="16"/>
                <w:szCs w:val="16"/>
              </w:rPr>
              <w:t>%</w:t>
            </w:r>
          </w:p>
        </w:tc>
        <w:tc>
          <w:tcPr>
            <w:tcW w:w="1260" w:type="dxa"/>
            <w:vAlign w:val="center"/>
          </w:tcPr>
          <w:p w14:paraId="6E2E026B" w14:textId="04D7E7C9" w:rsidR="00A974BC" w:rsidRDefault="00ED0490" w:rsidP="00A974BC">
            <w:pPr>
              <w:rPr>
                <w:sz w:val="16"/>
                <w:szCs w:val="16"/>
              </w:rPr>
            </w:pPr>
            <w:r>
              <w:rPr>
                <w:sz w:val="16"/>
                <w:szCs w:val="16"/>
              </w:rPr>
              <w:t>11848</w:t>
            </w:r>
          </w:p>
        </w:tc>
        <w:tc>
          <w:tcPr>
            <w:tcW w:w="630" w:type="dxa"/>
            <w:vAlign w:val="center"/>
          </w:tcPr>
          <w:p w14:paraId="761FC312" w14:textId="63A40361" w:rsidR="00A974BC" w:rsidRDefault="00ED0490" w:rsidP="00A974BC">
            <w:pPr>
              <w:rPr>
                <w:sz w:val="16"/>
                <w:szCs w:val="16"/>
              </w:rPr>
            </w:pPr>
            <w:r>
              <w:rPr>
                <w:sz w:val="16"/>
                <w:szCs w:val="16"/>
              </w:rPr>
              <w:t>30.6</w:t>
            </w:r>
            <w:r w:rsidR="00A974BC">
              <w:rPr>
                <w:sz w:val="16"/>
                <w:szCs w:val="16"/>
              </w:rPr>
              <w:t>%</w:t>
            </w:r>
          </w:p>
        </w:tc>
      </w:tr>
      <w:tr w:rsidR="00A974BC" w14:paraId="532D4AD7" w14:textId="77777777" w:rsidTr="00ED0490">
        <w:trPr>
          <w:trHeight w:val="320"/>
          <w:jc w:val="center"/>
        </w:trPr>
        <w:tc>
          <w:tcPr>
            <w:tcW w:w="807" w:type="dxa"/>
            <w:vAlign w:val="center"/>
          </w:tcPr>
          <w:p w14:paraId="71F99DBC" w14:textId="4624EA67" w:rsidR="00A974BC" w:rsidRDefault="00ED0490" w:rsidP="00A974BC">
            <w:pPr>
              <w:pStyle w:val="tablecopy"/>
            </w:pPr>
            <w:r>
              <w:t>Lexar</w:t>
            </w:r>
          </w:p>
        </w:tc>
        <w:tc>
          <w:tcPr>
            <w:tcW w:w="720" w:type="dxa"/>
            <w:vAlign w:val="center"/>
          </w:tcPr>
          <w:p w14:paraId="10252CBC" w14:textId="4CDC8A0D" w:rsidR="00A974BC" w:rsidRDefault="003D4347" w:rsidP="00A974BC">
            <w:pPr>
              <w:pStyle w:val="tablecopy"/>
            </w:pPr>
            <w:r>
              <w:t>22707</w:t>
            </w:r>
          </w:p>
        </w:tc>
        <w:tc>
          <w:tcPr>
            <w:tcW w:w="900" w:type="dxa"/>
            <w:vAlign w:val="center"/>
          </w:tcPr>
          <w:p w14:paraId="7D31F073" w14:textId="34E36148" w:rsidR="00A974BC" w:rsidRDefault="003D4347" w:rsidP="003D4347">
            <w:pPr>
              <w:rPr>
                <w:sz w:val="16"/>
                <w:szCs w:val="16"/>
              </w:rPr>
            </w:pPr>
            <w:r>
              <w:rPr>
                <w:sz w:val="16"/>
                <w:szCs w:val="16"/>
              </w:rPr>
              <w:t>21428</w:t>
            </w:r>
          </w:p>
        </w:tc>
        <w:tc>
          <w:tcPr>
            <w:tcW w:w="630" w:type="dxa"/>
            <w:vAlign w:val="center"/>
          </w:tcPr>
          <w:p w14:paraId="7FE268E7" w14:textId="0735B37A" w:rsidR="00A974BC" w:rsidRDefault="003D4347" w:rsidP="003D4347">
            <w:pPr>
              <w:rPr>
                <w:sz w:val="16"/>
                <w:szCs w:val="16"/>
              </w:rPr>
            </w:pPr>
            <w:r>
              <w:rPr>
                <w:sz w:val="16"/>
                <w:szCs w:val="16"/>
              </w:rPr>
              <w:t>5.6%</w:t>
            </w:r>
          </w:p>
        </w:tc>
        <w:tc>
          <w:tcPr>
            <w:tcW w:w="1260" w:type="dxa"/>
            <w:vAlign w:val="center"/>
          </w:tcPr>
          <w:p w14:paraId="2BDF734F" w14:textId="6AD3D435" w:rsidR="00A974BC" w:rsidRDefault="003D4347" w:rsidP="003D4347">
            <w:pPr>
              <w:rPr>
                <w:sz w:val="16"/>
                <w:szCs w:val="16"/>
              </w:rPr>
            </w:pPr>
            <w:r>
              <w:rPr>
                <w:sz w:val="16"/>
                <w:szCs w:val="16"/>
              </w:rPr>
              <w:t>16977</w:t>
            </w:r>
          </w:p>
        </w:tc>
        <w:tc>
          <w:tcPr>
            <w:tcW w:w="630" w:type="dxa"/>
            <w:vAlign w:val="center"/>
          </w:tcPr>
          <w:p w14:paraId="36576E40" w14:textId="5B80F6F4" w:rsidR="00A974BC" w:rsidRDefault="003D4347" w:rsidP="00A974BC">
            <w:pPr>
              <w:rPr>
                <w:sz w:val="16"/>
                <w:szCs w:val="16"/>
              </w:rPr>
            </w:pPr>
            <w:r>
              <w:rPr>
                <w:sz w:val="16"/>
                <w:szCs w:val="16"/>
              </w:rPr>
              <w:t>25.24</w:t>
            </w:r>
          </w:p>
        </w:tc>
      </w:tr>
      <w:tr w:rsidR="00ED0490" w14:paraId="0A1C4580" w14:textId="77777777" w:rsidTr="00ED0490">
        <w:trPr>
          <w:trHeight w:val="320"/>
          <w:jc w:val="center"/>
        </w:trPr>
        <w:tc>
          <w:tcPr>
            <w:tcW w:w="807" w:type="dxa"/>
            <w:vAlign w:val="center"/>
          </w:tcPr>
          <w:p w14:paraId="36EF78BC" w14:textId="79A2FD2A" w:rsidR="00ED0490" w:rsidRDefault="00ED0490" w:rsidP="00A974BC">
            <w:pPr>
              <w:pStyle w:val="tablecopy"/>
            </w:pPr>
            <w:r>
              <w:t>Swissbit</w:t>
            </w:r>
          </w:p>
        </w:tc>
        <w:tc>
          <w:tcPr>
            <w:tcW w:w="720" w:type="dxa"/>
            <w:vAlign w:val="center"/>
          </w:tcPr>
          <w:p w14:paraId="1BF78A48" w14:textId="2061A99E" w:rsidR="00ED0490" w:rsidRDefault="003D4347" w:rsidP="00A974BC">
            <w:pPr>
              <w:pStyle w:val="tablecopy"/>
            </w:pPr>
            <w:r>
              <w:t>2763</w:t>
            </w:r>
          </w:p>
        </w:tc>
        <w:tc>
          <w:tcPr>
            <w:tcW w:w="900" w:type="dxa"/>
            <w:vAlign w:val="center"/>
          </w:tcPr>
          <w:p w14:paraId="0280B8AA" w14:textId="6C1ACC6B" w:rsidR="00ED0490" w:rsidRDefault="003D4347" w:rsidP="00A974BC">
            <w:pPr>
              <w:rPr>
                <w:sz w:val="16"/>
                <w:szCs w:val="16"/>
              </w:rPr>
            </w:pPr>
            <w:r>
              <w:rPr>
                <w:sz w:val="16"/>
                <w:szCs w:val="16"/>
              </w:rPr>
              <w:t>914</w:t>
            </w:r>
          </w:p>
        </w:tc>
        <w:tc>
          <w:tcPr>
            <w:tcW w:w="630" w:type="dxa"/>
            <w:vAlign w:val="center"/>
          </w:tcPr>
          <w:p w14:paraId="1F38F055" w14:textId="5DB4E378" w:rsidR="00ED0490" w:rsidRDefault="003D4347" w:rsidP="00A974BC">
            <w:pPr>
              <w:rPr>
                <w:sz w:val="16"/>
                <w:szCs w:val="16"/>
              </w:rPr>
            </w:pPr>
            <w:r>
              <w:rPr>
                <w:sz w:val="16"/>
                <w:szCs w:val="16"/>
              </w:rPr>
              <w:t>66.9%</w:t>
            </w:r>
          </w:p>
        </w:tc>
        <w:tc>
          <w:tcPr>
            <w:tcW w:w="1260" w:type="dxa"/>
            <w:vAlign w:val="center"/>
          </w:tcPr>
          <w:p w14:paraId="6668A48D" w14:textId="079FAC91" w:rsidR="00ED0490" w:rsidRDefault="003D4347" w:rsidP="00A974BC">
            <w:pPr>
              <w:rPr>
                <w:sz w:val="16"/>
                <w:szCs w:val="16"/>
              </w:rPr>
            </w:pPr>
            <w:r>
              <w:rPr>
                <w:sz w:val="16"/>
                <w:szCs w:val="16"/>
              </w:rPr>
              <w:t>554</w:t>
            </w:r>
          </w:p>
        </w:tc>
        <w:tc>
          <w:tcPr>
            <w:tcW w:w="630" w:type="dxa"/>
            <w:vAlign w:val="center"/>
          </w:tcPr>
          <w:p w14:paraId="577DA47D" w14:textId="13ABD912" w:rsidR="00ED0490" w:rsidRDefault="003D4347" w:rsidP="00A974BC">
            <w:pPr>
              <w:rPr>
                <w:sz w:val="16"/>
                <w:szCs w:val="16"/>
              </w:rPr>
            </w:pPr>
            <w:r>
              <w:rPr>
                <w:sz w:val="16"/>
                <w:szCs w:val="16"/>
              </w:rPr>
              <w:t>80.0%</w:t>
            </w:r>
          </w:p>
        </w:tc>
      </w:tr>
      <w:tr w:rsidR="00ED0490" w14:paraId="4AAE2395" w14:textId="77777777" w:rsidTr="00ED0490">
        <w:trPr>
          <w:trHeight w:val="320"/>
          <w:jc w:val="center"/>
        </w:trPr>
        <w:tc>
          <w:tcPr>
            <w:tcW w:w="807" w:type="dxa"/>
            <w:vAlign w:val="center"/>
          </w:tcPr>
          <w:p w14:paraId="1C0A7CA4" w14:textId="1597D5C3" w:rsidR="00ED0490" w:rsidRDefault="00ED0490" w:rsidP="00A974BC">
            <w:pPr>
              <w:pStyle w:val="tablecopy"/>
            </w:pPr>
            <w:r>
              <w:t>Kingston</w:t>
            </w:r>
          </w:p>
        </w:tc>
        <w:tc>
          <w:tcPr>
            <w:tcW w:w="720" w:type="dxa"/>
            <w:vAlign w:val="center"/>
          </w:tcPr>
          <w:p w14:paraId="595C5B5F" w14:textId="42B34954" w:rsidR="00ED0490" w:rsidRDefault="003D4347" w:rsidP="00A974BC">
            <w:pPr>
              <w:pStyle w:val="tablecopy"/>
            </w:pPr>
            <w:r>
              <w:t>942</w:t>
            </w:r>
          </w:p>
        </w:tc>
        <w:tc>
          <w:tcPr>
            <w:tcW w:w="900" w:type="dxa"/>
            <w:vAlign w:val="center"/>
          </w:tcPr>
          <w:p w14:paraId="472A2367" w14:textId="7310E16C" w:rsidR="00ED0490" w:rsidRDefault="003D4347" w:rsidP="00A974BC">
            <w:pPr>
              <w:rPr>
                <w:sz w:val="16"/>
                <w:szCs w:val="16"/>
              </w:rPr>
            </w:pPr>
            <w:r>
              <w:rPr>
                <w:sz w:val="16"/>
                <w:szCs w:val="16"/>
              </w:rPr>
              <w:t>933</w:t>
            </w:r>
          </w:p>
        </w:tc>
        <w:tc>
          <w:tcPr>
            <w:tcW w:w="630" w:type="dxa"/>
            <w:vAlign w:val="center"/>
          </w:tcPr>
          <w:p w14:paraId="369D02BB" w14:textId="61A472FC" w:rsidR="00ED0490" w:rsidRDefault="003D4347" w:rsidP="00A974BC">
            <w:pPr>
              <w:rPr>
                <w:sz w:val="16"/>
                <w:szCs w:val="16"/>
              </w:rPr>
            </w:pPr>
            <w:r>
              <w:rPr>
                <w:sz w:val="16"/>
                <w:szCs w:val="16"/>
              </w:rPr>
              <w:t>0.9%</w:t>
            </w:r>
          </w:p>
        </w:tc>
        <w:tc>
          <w:tcPr>
            <w:tcW w:w="1260" w:type="dxa"/>
            <w:vAlign w:val="center"/>
          </w:tcPr>
          <w:p w14:paraId="407E9162" w14:textId="69A4D821" w:rsidR="00ED0490" w:rsidRDefault="003D4347" w:rsidP="00A974BC">
            <w:pPr>
              <w:rPr>
                <w:sz w:val="16"/>
                <w:szCs w:val="16"/>
              </w:rPr>
            </w:pPr>
            <w:r>
              <w:rPr>
                <w:sz w:val="16"/>
                <w:szCs w:val="16"/>
              </w:rPr>
              <w:t>897</w:t>
            </w:r>
          </w:p>
        </w:tc>
        <w:tc>
          <w:tcPr>
            <w:tcW w:w="630" w:type="dxa"/>
            <w:vAlign w:val="center"/>
          </w:tcPr>
          <w:p w14:paraId="529C2116" w14:textId="7CDC28E0" w:rsidR="00ED0490" w:rsidRDefault="003D4347" w:rsidP="00A974BC">
            <w:pPr>
              <w:rPr>
                <w:sz w:val="16"/>
                <w:szCs w:val="16"/>
              </w:rPr>
            </w:pPr>
            <w:r>
              <w:rPr>
                <w:sz w:val="16"/>
                <w:szCs w:val="16"/>
              </w:rPr>
              <w:t>4.8%</w:t>
            </w:r>
          </w:p>
        </w:tc>
      </w:tr>
    </w:tbl>
    <w:p w14:paraId="0D9450B4" w14:textId="77777777" w:rsidR="007C5EE7" w:rsidRDefault="007C5EE7" w:rsidP="007C5EE7">
      <w:pPr>
        <w:pStyle w:val="Heading2"/>
      </w:pPr>
      <w:r>
        <w:t>Honeywell HIH-6130 Temperature / Humidity Sensor</w:t>
      </w:r>
    </w:p>
    <w:p w14:paraId="0DE8B4DA" w14:textId="23B9C962" w:rsidR="007C5EE7" w:rsidRDefault="007C5EE7" w:rsidP="007C5EE7">
      <w:pPr>
        <w:pStyle w:val="BodyText"/>
      </w:pPr>
      <w:r>
        <w:t xml:space="preserve">The </w:t>
      </w:r>
      <w:r w:rsidR="00F11E7C">
        <w:t>Honeywell HIH-6130 communicates via the I</w:t>
      </w:r>
      <w:r w:rsidR="00F11E7C" w:rsidRPr="00697D7B">
        <w:rPr>
          <w:vertAlign w:val="superscript"/>
        </w:rPr>
        <w:t>2</w:t>
      </w:r>
      <w:r w:rsidR="00F11E7C">
        <w:t xml:space="preserve">C bus. The host requests the sensor to take a measurement and then waits </w:t>
      </w:r>
      <w:r w:rsidR="00D513A5">
        <w:t>the manufacturer</w:t>
      </w:r>
      <w:r w:rsidR="00194C9A">
        <w:t>-</w:t>
      </w:r>
      <w:r w:rsidR="00D513A5">
        <w:t xml:space="preserve">specified </w:t>
      </w:r>
      <w:r w:rsidR="00D158D0">
        <w:t xml:space="preserve">45ms </w:t>
      </w:r>
      <w:r w:rsidR="00F11E7C">
        <w:t>for the measurement to complete</w:t>
      </w:r>
      <w:r w:rsidR="00D513A5">
        <w:t>.</w:t>
      </w:r>
      <w:r w:rsidR="00D158D0">
        <w:t xml:space="preserve"> </w:t>
      </w:r>
      <w:r w:rsidR="00D513A5">
        <w:t xml:space="preserve">Finally, the host retrieves the completed measurement. </w:t>
      </w:r>
      <w:r w:rsidR="008E36CD">
        <w:t>PACER-</w:t>
      </w:r>
      <w:r w:rsidR="005023A8">
        <w:t>E</w:t>
      </w:r>
      <w:r w:rsidR="008E36CD">
        <w:t xml:space="preserve"> demonstrated the best performance among the algorithms</w:t>
      </w:r>
      <w:r w:rsidR="005023A8">
        <w:t xml:space="preserve">, perhaps because of the capacitive nature of the </w:t>
      </w:r>
      <w:r w:rsidR="00D513A5">
        <w:t>peripheral</w:t>
      </w:r>
      <w:r w:rsidR="005023A8">
        <w:t xml:space="preserve"> ADC. </w:t>
      </w:r>
      <w:r w:rsidR="008E36CD">
        <w:t xml:space="preserve">The effects are shown in </w:t>
      </w:r>
      <w:r w:rsidR="008E36CD">
        <w:fldChar w:fldCharType="begin"/>
      </w:r>
      <w:r w:rsidR="008E36CD">
        <w:instrText xml:space="preserve"> REF _Ref492727932 \h </w:instrText>
      </w:r>
      <w:r w:rsidR="008E36CD">
        <w:fldChar w:fldCharType="separate"/>
      </w:r>
      <w:r w:rsidR="000C75AE">
        <w:t xml:space="preserve">Figure </w:t>
      </w:r>
      <w:r w:rsidR="000C75AE">
        <w:rPr>
          <w:noProof/>
        </w:rPr>
        <w:t>12</w:t>
      </w:r>
      <w:r w:rsidR="008E36CD">
        <w:fldChar w:fldCharType="end"/>
      </w:r>
      <w:r w:rsidR="008E36CD">
        <w:t xml:space="preserve"> and the numeric results are presented in </w:t>
      </w:r>
      <w:r w:rsidR="008E36CD">
        <w:fldChar w:fldCharType="begin"/>
      </w:r>
      <w:r w:rsidR="008E36CD">
        <w:instrText xml:space="preserve"> REF _Ref492727868 \n \h </w:instrText>
      </w:r>
      <w:r w:rsidR="008E36CD">
        <w:fldChar w:fldCharType="separate"/>
      </w:r>
      <w:r w:rsidR="000C75AE">
        <w:t xml:space="preserve">TABLE V. </w:t>
      </w:r>
      <w:r w:rsidR="008E36CD">
        <w:fldChar w:fldCharType="end"/>
      </w:r>
    </w:p>
    <w:p w14:paraId="0859836B" w14:textId="283F3493" w:rsidR="005023A8" w:rsidRDefault="00B7369A" w:rsidP="00C37C6E">
      <w:pPr>
        <w:pStyle w:val="BodyText"/>
      </w:pPr>
      <w:r>
        <w:t xml:space="preserve">The PACER-T algorithm also produced impressive results with a wait latency of 31.66ms and wait energy of 254.14uJ. Compared with PACER-E, the result corresponds with a </w:t>
      </w:r>
      <w:r w:rsidRPr="00C37C6E">
        <w:rPr>
          <w:i/>
        </w:rPr>
        <w:t>slightly</w:t>
      </w:r>
      <w:r>
        <w:t xml:space="preserve"> increased latency and energy consumption of </w:t>
      </w:r>
      <w:r w:rsidR="00C37C6E">
        <w:t>0.5% and 4.3% respectively. For some applications, the simplicity of the PACER-T implementation may be preferable when compared to the best performing PACER-E algorithm.</w:t>
      </w:r>
    </w:p>
    <w:p w14:paraId="49196618" w14:textId="77777777" w:rsidR="008E36CD" w:rsidRDefault="008E36CD" w:rsidP="008E36CD">
      <w:pPr>
        <w:pStyle w:val="tablehead"/>
      </w:pPr>
      <w:bookmarkStart w:id="100" w:name="_Ref492727868"/>
      <w:r>
        <w:t>Honeywell HIH-6130 PACER Results</w:t>
      </w:r>
      <w:bookmarkEnd w:id="100"/>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E36CD" w14:paraId="455F5E2E" w14:textId="77777777" w:rsidTr="00F704F1">
        <w:trPr>
          <w:cantSplit/>
          <w:trHeight w:val="240"/>
          <w:tblHeader/>
          <w:jc w:val="center"/>
        </w:trPr>
        <w:tc>
          <w:tcPr>
            <w:tcW w:w="627" w:type="dxa"/>
            <w:vMerge w:val="restart"/>
            <w:vAlign w:val="center"/>
          </w:tcPr>
          <w:p w14:paraId="6E6E8354" w14:textId="77777777" w:rsidR="008E36CD" w:rsidRDefault="008E36CD" w:rsidP="00F704F1">
            <w:pPr>
              <w:pStyle w:val="tablecolhead"/>
            </w:pPr>
            <w:r>
              <w:t>Stage</w:t>
            </w:r>
          </w:p>
        </w:tc>
        <w:tc>
          <w:tcPr>
            <w:tcW w:w="4233" w:type="dxa"/>
            <w:gridSpan w:val="5"/>
            <w:vAlign w:val="center"/>
          </w:tcPr>
          <w:p w14:paraId="20B11AD7" w14:textId="77777777" w:rsidR="008E36CD" w:rsidRDefault="008E36CD" w:rsidP="00F704F1">
            <w:pPr>
              <w:pStyle w:val="tablecolhead"/>
            </w:pPr>
            <w:r>
              <w:t>Latency Results (</w:t>
            </w:r>
            <w:proofErr w:type="spellStart"/>
            <w:r>
              <w:t>ms</w:t>
            </w:r>
            <w:proofErr w:type="spellEnd"/>
            <w:r>
              <w:t>)</w:t>
            </w:r>
          </w:p>
        </w:tc>
      </w:tr>
      <w:tr w:rsidR="008E36CD" w14:paraId="7F421461" w14:textId="77777777" w:rsidTr="00F704F1">
        <w:trPr>
          <w:cantSplit/>
          <w:trHeight w:val="240"/>
          <w:tblHeader/>
          <w:jc w:val="center"/>
        </w:trPr>
        <w:tc>
          <w:tcPr>
            <w:tcW w:w="627" w:type="dxa"/>
            <w:vMerge/>
          </w:tcPr>
          <w:p w14:paraId="76ACEDC3" w14:textId="77777777" w:rsidR="008E36CD" w:rsidRDefault="008E36CD" w:rsidP="00F704F1">
            <w:pPr>
              <w:rPr>
                <w:sz w:val="16"/>
                <w:szCs w:val="16"/>
              </w:rPr>
            </w:pPr>
          </w:p>
        </w:tc>
        <w:tc>
          <w:tcPr>
            <w:tcW w:w="720" w:type="dxa"/>
            <w:vAlign w:val="center"/>
          </w:tcPr>
          <w:p w14:paraId="632A56FC" w14:textId="77777777" w:rsidR="008E36CD" w:rsidRDefault="008E36CD" w:rsidP="00F704F1">
            <w:pPr>
              <w:pStyle w:val="tablecolsubhead"/>
            </w:pPr>
            <w:r>
              <w:t>Control</w:t>
            </w:r>
          </w:p>
        </w:tc>
        <w:tc>
          <w:tcPr>
            <w:tcW w:w="900" w:type="dxa"/>
            <w:vAlign w:val="center"/>
          </w:tcPr>
          <w:p w14:paraId="6A57F935" w14:textId="1BFAE76B" w:rsidR="008E36CD" w:rsidRDefault="008E36CD" w:rsidP="00B05F65">
            <w:pPr>
              <w:pStyle w:val="tablecolsubhead"/>
            </w:pPr>
            <w:r>
              <w:t>PACER-</w:t>
            </w:r>
            <w:r w:rsidR="00B05F65">
              <w:t>E</w:t>
            </w:r>
          </w:p>
        </w:tc>
        <w:tc>
          <w:tcPr>
            <w:tcW w:w="630" w:type="dxa"/>
            <w:vAlign w:val="center"/>
          </w:tcPr>
          <w:p w14:paraId="4C00432A" w14:textId="77777777" w:rsidR="008E36CD" w:rsidRDefault="008E36CD" w:rsidP="00F704F1">
            <w:pPr>
              <w:pStyle w:val="tablecolsubhead"/>
            </w:pPr>
            <w:r>
              <w:t>Diff.</w:t>
            </w:r>
          </w:p>
        </w:tc>
        <w:tc>
          <w:tcPr>
            <w:tcW w:w="1260" w:type="dxa"/>
            <w:vAlign w:val="center"/>
          </w:tcPr>
          <w:p w14:paraId="411D8517" w14:textId="77777777" w:rsidR="008E36CD" w:rsidRDefault="008E36CD" w:rsidP="00F704F1">
            <w:pPr>
              <w:pStyle w:val="tablecolsubhead"/>
            </w:pPr>
            <w:r>
              <w:t>PACER+IODVS</w:t>
            </w:r>
          </w:p>
        </w:tc>
        <w:tc>
          <w:tcPr>
            <w:tcW w:w="723" w:type="dxa"/>
            <w:vAlign w:val="center"/>
          </w:tcPr>
          <w:p w14:paraId="24878D3D" w14:textId="77777777" w:rsidR="008E36CD" w:rsidRDefault="008E36CD" w:rsidP="00F704F1">
            <w:pPr>
              <w:pStyle w:val="tablecolsubhead"/>
            </w:pPr>
            <w:r>
              <w:t>Diff.</w:t>
            </w:r>
          </w:p>
        </w:tc>
      </w:tr>
      <w:tr w:rsidR="008E36CD" w14:paraId="315407D3" w14:textId="77777777" w:rsidTr="00F704F1">
        <w:trPr>
          <w:trHeight w:val="320"/>
          <w:jc w:val="center"/>
        </w:trPr>
        <w:tc>
          <w:tcPr>
            <w:tcW w:w="627" w:type="dxa"/>
            <w:vAlign w:val="center"/>
          </w:tcPr>
          <w:p w14:paraId="2514C86C" w14:textId="77777777" w:rsidR="008E36CD" w:rsidRDefault="008E36CD" w:rsidP="00F704F1">
            <w:pPr>
              <w:pStyle w:val="tablecopy"/>
            </w:pPr>
            <w:r>
              <w:t>Wait</w:t>
            </w:r>
          </w:p>
        </w:tc>
        <w:tc>
          <w:tcPr>
            <w:tcW w:w="720" w:type="dxa"/>
            <w:vAlign w:val="center"/>
          </w:tcPr>
          <w:p w14:paraId="2959A264" w14:textId="746DFB70" w:rsidR="008E36CD" w:rsidRDefault="00B05F65" w:rsidP="00F704F1">
            <w:pPr>
              <w:pStyle w:val="tablecopy"/>
            </w:pPr>
            <w:r>
              <w:t>45.27</w:t>
            </w:r>
          </w:p>
        </w:tc>
        <w:tc>
          <w:tcPr>
            <w:tcW w:w="900" w:type="dxa"/>
            <w:vAlign w:val="center"/>
          </w:tcPr>
          <w:p w14:paraId="6EB790EB" w14:textId="72B5ED97" w:rsidR="008E36CD" w:rsidRDefault="003D6B87" w:rsidP="00F704F1">
            <w:pPr>
              <w:rPr>
                <w:sz w:val="16"/>
                <w:szCs w:val="16"/>
              </w:rPr>
            </w:pPr>
            <w:r>
              <w:rPr>
                <w:sz w:val="16"/>
                <w:szCs w:val="16"/>
              </w:rPr>
              <w:t>31.45</w:t>
            </w:r>
          </w:p>
        </w:tc>
        <w:tc>
          <w:tcPr>
            <w:tcW w:w="630" w:type="dxa"/>
            <w:vAlign w:val="center"/>
          </w:tcPr>
          <w:p w14:paraId="133F893A" w14:textId="77777777" w:rsidR="008E36CD" w:rsidRDefault="008E36CD" w:rsidP="00F704F1">
            <w:pPr>
              <w:rPr>
                <w:sz w:val="16"/>
                <w:szCs w:val="16"/>
              </w:rPr>
            </w:pPr>
            <w:r>
              <w:rPr>
                <w:sz w:val="16"/>
                <w:szCs w:val="16"/>
              </w:rPr>
              <w:t>66.6%</w:t>
            </w:r>
          </w:p>
        </w:tc>
        <w:tc>
          <w:tcPr>
            <w:tcW w:w="1260" w:type="dxa"/>
            <w:vAlign w:val="center"/>
          </w:tcPr>
          <w:p w14:paraId="0780214F" w14:textId="77777777" w:rsidR="008E36CD" w:rsidRDefault="008E36CD" w:rsidP="00F704F1">
            <w:pPr>
              <w:rPr>
                <w:sz w:val="16"/>
                <w:szCs w:val="16"/>
              </w:rPr>
            </w:pPr>
            <w:r>
              <w:rPr>
                <w:sz w:val="16"/>
                <w:szCs w:val="16"/>
              </w:rPr>
              <w:t>19.27</w:t>
            </w:r>
          </w:p>
        </w:tc>
        <w:tc>
          <w:tcPr>
            <w:tcW w:w="723" w:type="dxa"/>
            <w:vAlign w:val="center"/>
          </w:tcPr>
          <w:p w14:paraId="598A7FC1" w14:textId="77777777" w:rsidR="008E36CD" w:rsidRDefault="008E36CD" w:rsidP="00F704F1">
            <w:pPr>
              <w:rPr>
                <w:sz w:val="16"/>
                <w:szCs w:val="16"/>
              </w:rPr>
            </w:pPr>
            <w:r>
              <w:rPr>
                <w:sz w:val="16"/>
                <w:szCs w:val="16"/>
              </w:rPr>
              <w:t>66.6%</w:t>
            </w:r>
          </w:p>
        </w:tc>
      </w:tr>
      <w:tr w:rsidR="008E36CD" w14:paraId="2C90B91C" w14:textId="77777777" w:rsidTr="00F704F1">
        <w:trPr>
          <w:trHeight w:val="320"/>
          <w:jc w:val="center"/>
        </w:trPr>
        <w:tc>
          <w:tcPr>
            <w:tcW w:w="627" w:type="dxa"/>
            <w:vAlign w:val="center"/>
          </w:tcPr>
          <w:p w14:paraId="7FBCF507" w14:textId="77777777" w:rsidR="008E36CD" w:rsidRDefault="008E36CD" w:rsidP="00F704F1">
            <w:pPr>
              <w:pStyle w:val="tablecopy"/>
            </w:pPr>
            <w:r>
              <w:t>All</w:t>
            </w:r>
          </w:p>
        </w:tc>
        <w:tc>
          <w:tcPr>
            <w:tcW w:w="720" w:type="dxa"/>
            <w:vAlign w:val="center"/>
          </w:tcPr>
          <w:p w14:paraId="0F110369" w14:textId="4DEFD019" w:rsidR="008E36CD" w:rsidRDefault="003D6B87" w:rsidP="00F704F1">
            <w:pPr>
              <w:pStyle w:val="tablecopy"/>
            </w:pPr>
            <w:r>
              <w:t>45.99</w:t>
            </w:r>
          </w:p>
        </w:tc>
        <w:tc>
          <w:tcPr>
            <w:tcW w:w="900" w:type="dxa"/>
            <w:vAlign w:val="center"/>
          </w:tcPr>
          <w:p w14:paraId="1ABC7BFC" w14:textId="743828E2" w:rsidR="008E36CD" w:rsidRDefault="008E36CD" w:rsidP="003D6B87">
            <w:pPr>
              <w:rPr>
                <w:sz w:val="16"/>
                <w:szCs w:val="16"/>
              </w:rPr>
            </w:pPr>
            <w:r>
              <w:rPr>
                <w:sz w:val="16"/>
                <w:szCs w:val="16"/>
              </w:rPr>
              <w:t>32.</w:t>
            </w:r>
            <w:r w:rsidR="003D6B87">
              <w:rPr>
                <w:sz w:val="16"/>
                <w:szCs w:val="16"/>
              </w:rPr>
              <w:t>17</w:t>
            </w:r>
          </w:p>
        </w:tc>
        <w:tc>
          <w:tcPr>
            <w:tcW w:w="630" w:type="dxa"/>
            <w:vAlign w:val="center"/>
          </w:tcPr>
          <w:p w14:paraId="4BED25CC" w14:textId="77777777" w:rsidR="008E36CD" w:rsidRDefault="008E36CD" w:rsidP="00F704F1">
            <w:pPr>
              <w:rPr>
                <w:sz w:val="16"/>
                <w:szCs w:val="16"/>
              </w:rPr>
            </w:pPr>
            <w:r>
              <w:rPr>
                <w:sz w:val="16"/>
                <w:szCs w:val="16"/>
              </w:rPr>
              <w:t>53.8%</w:t>
            </w:r>
          </w:p>
        </w:tc>
        <w:tc>
          <w:tcPr>
            <w:tcW w:w="1260" w:type="dxa"/>
            <w:vAlign w:val="center"/>
          </w:tcPr>
          <w:p w14:paraId="63CFE63D" w14:textId="77777777" w:rsidR="008E36CD" w:rsidRDefault="008E36CD" w:rsidP="00F704F1">
            <w:pPr>
              <w:rPr>
                <w:sz w:val="16"/>
                <w:szCs w:val="16"/>
              </w:rPr>
            </w:pPr>
            <w:r>
              <w:rPr>
                <w:sz w:val="16"/>
                <w:szCs w:val="16"/>
              </w:rPr>
              <w:t>32.95</w:t>
            </w:r>
          </w:p>
        </w:tc>
        <w:tc>
          <w:tcPr>
            <w:tcW w:w="723" w:type="dxa"/>
            <w:vAlign w:val="center"/>
          </w:tcPr>
          <w:p w14:paraId="39C097EA" w14:textId="77777777" w:rsidR="008E36CD" w:rsidRDefault="008E36CD" w:rsidP="00F704F1">
            <w:pPr>
              <w:rPr>
                <w:sz w:val="16"/>
                <w:szCs w:val="16"/>
              </w:rPr>
            </w:pPr>
            <w:r>
              <w:rPr>
                <w:sz w:val="16"/>
                <w:szCs w:val="16"/>
              </w:rPr>
              <w:t>53.8%</w:t>
            </w:r>
          </w:p>
        </w:tc>
      </w:tr>
      <w:tr w:rsidR="008E36CD" w14:paraId="5CC05E5E" w14:textId="77777777" w:rsidTr="00F704F1">
        <w:trPr>
          <w:cantSplit/>
          <w:trHeight w:val="240"/>
          <w:tblHeader/>
          <w:jc w:val="center"/>
        </w:trPr>
        <w:tc>
          <w:tcPr>
            <w:tcW w:w="627" w:type="dxa"/>
            <w:vAlign w:val="center"/>
          </w:tcPr>
          <w:p w14:paraId="471A3D7D" w14:textId="77777777" w:rsidR="008E36CD" w:rsidRDefault="008E36CD" w:rsidP="00F704F1">
            <w:pPr>
              <w:pStyle w:val="tablecolhead"/>
            </w:pPr>
          </w:p>
        </w:tc>
        <w:tc>
          <w:tcPr>
            <w:tcW w:w="4233" w:type="dxa"/>
            <w:gridSpan w:val="5"/>
            <w:vAlign w:val="center"/>
          </w:tcPr>
          <w:p w14:paraId="54B5C7D7" w14:textId="77777777" w:rsidR="008E36CD" w:rsidRDefault="008E36CD" w:rsidP="00F704F1">
            <w:pPr>
              <w:pStyle w:val="tablecolhead"/>
            </w:pPr>
            <w:r>
              <w:t>Energy Results (</w:t>
            </w:r>
            <w:proofErr w:type="spellStart"/>
            <w:r>
              <w:t>uJ</w:t>
            </w:r>
            <w:proofErr w:type="spellEnd"/>
            <w:r>
              <w:t>)</w:t>
            </w:r>
          </w:p>
        </w:tc>
      </w:tr>
      <w:tr w:rsidR="008E36CD" w14:paraId="22DCA113" w14:textId="77777777" w:rsidTr="00F704F1">
        <w:trPr>
          <w:trHeight w:val="320"/>
          <w:jc w:val="center"/>
        </w:trPr>
        <w:tc>
          <w:tcPr>
            <w:tcW w:w="627" w:type="dxa"/>
            <w:vAlign w:val="center"/>
          </w:tcPr>
          <w:p w14:paraId="5AF11F21" w14:textId="77777777" w:rsidR="008E36CD" w:rsidRDefault="008E36CD" w:rsidP="00F704F1">
            <w:pPr>
              <w:pStyle w:val="tablecopy"/>
            </w:pPr>
            <w:r>
              <w:t>Wait</w:t>
            </w:r>
          </w:p>
        </w:tc>
        <w:tc>
          <w:tcPr>
            <w:tcW w:w="720" w:type="dxa"/>
            <w:vAlign w:val="center"/>
          </w:tcPr>
          <w:p w14:paraId="6F440CCD" w14:textId="536B455F" w:rsidR="008E36CD" w:rsidRDefault="003D6B87" w:rsidP="00F704F1">
            <w:pPr>
              <w:pStyle w:val="tablecopy"/>
            </w:pPr>
            <w:r>
              <w:t>325.95</w:t>
            </w:r>
          </w:p>
        </w:tc>
        <w:tc>
          <w:tcPr>
            <w:tcW w:w="900" w:type="dxa"/>
            <w:vAlign w:val="center"/>
          </w:tcPr>
          <w:p w14:paraId="20AC102E" w14:textId="75DF2DC8" w:rsidR="008E36CD" w:rsidRDefault="00BF1A77" w:rsidP="00F704F1">
            <w:pPr>
              <w:rPr>
                <w:sz w:val="16"/>
                <w:szCs w:val="16"/>
              </w:rPr>
            </w:pPr>
            <w:r>
              <w:rPr>
                <w:sz w:val="16"/>
                <w:szCs w:val="16"/>
              </w:rPr>
              <w:t>240.29</w:t>
            </w:r>
          </w:p>
        </w:tc>
        <w:tc>
          <w:tcPr>
            <w:tcW w:w="630" w:type="dxa"/>
            <w:vAlign w:val="center"/>
          </w:tcPr>
          <w:p w14:paraId="03F58A5C" w14:textId="1EB41FA6" w:rsidR="008E36CD" w:rsidRDefault="00BF1A77" w:rsidP="00F704F1">
            <w:pPr>
              <w:rPr>
                <w:sz w:val="16"/>
                <w:szCs w:val="16"/>
              </w:rPr>
            </w:pPr>
            <w:r>
              <w:rPr>
                <w:sz w:val="16"/>
                <w:szCs w:val="16"/>
              </w:rPr>
              <w:t>26.3</w:t>
            </w:r>
            <w:r w:rsidR="008E36CD">
              <w:rPr>
                <w:sz w:val="16"/>
                <w:szCs w:val="16"/>
              </w:rPr>
              <w:t>%</w:t>
            </w:r>
          </w:p>
        </w:tc>
        <w:tc>
          <w:tcPr>
            <w:tcW w:w="1260" w:type="dxa"/>
            <w:vAlign w:val="center"/>
          </w:tcPr>
          <w:p w14:paraId="7DC99022" w14:textId="49548F89" w:rsidR="008E36CD" w:rsidRDefault="00BF1A77" w:rsidP="00F704F1">
            <w:pPr>
              <w:rPr>
                <w:sz w:val="16"/>
                <w:szCs w:val="16"/>
              </w:rPr>
            </w:pPr>
            <w:r>
              <w:rPr>
                <w:sz w:val="16"/>
                <w:szCs w:val="16"/>
              </w:rPr>
              <w:t>169.62</w:t>
            </w:r>
          </w:p>
        </w:tc>
        <w:tc>
          <w:tcPr>
            <w:tcW w:w="723" w:type="dxa"/>
            <w:vAlign w:val="center"/>
          </w:tcPr>
          <w:p w14:paraId="38AB68B4" w14:textId="56FDDC96" w:rsidR="008E36CD" w:rsidRDefault="00BF1A77" w:rsidP="00F704F1">
            <w:pPr>
              <w:rPr>
                <w:sz w:val="16"/>
                <w:szCs w:val="16"/>
              </w:rPr>
            </w:pPr>
            <w:r>
              <w:rPr>
                <w:sz w:val="16"/>
                <w:szCs w:val="16"/>
              </w:rPr>
              <w:t>48.0</w:t>
            </w:r>
            <w:r w:rsidR="008E36CD">
              <w:rPr>
                <w:sz w:val="16"/>
                <w:szCs w:val="16"/>
              </w:rPr>
              <w:t>%</w:t>
            </w:r>
          </w:p>
        </w:tc>
      </w:tr>
      <w:tr w:rsidR="008E36CD" w14:paraId="3936CE40" w14:textId="77777777" w:rsidTr="00F704F1">
        <w:trPr>
          <w:trHeight w:val="320"/>
          <w:jc w:val="center"/>
        </w:trPr>
        <w:tc>
          <w:tcPr>
            <w:tcW w:w="627" w:type="dxa"/>
            <w:vAlign w:val="center"/>
          </w:tcPr>
          <w:p w14:paraId="051C2E06" w14:textId="77777777" w:rsidR="008E36CD" w:rsidRDefault="008E36CD" w:rsidP="00F704F1">
            <w:pPr>
              <w:pStyle w:val="tablecopy"/>
            </w:pPr>
            <w:r>
              <w:t>All</w:t>
            </w:r>
          </w:p>
        </w:tc>
        <w:tc>
          <w:tcPr>
            <w:tcW w:w="720" w:type="dxa"/>
            <w:vAlign w:val="center"/>
          </w:tcPr>
          <w:p w14:paraId="251E40AC" w14:textId="28C39250" w:rsidR="008E36CD" w:rsidRDefault="003D6B87" w:rsidP="00F704F1">
            <w:pPr>
              <w:pStyle w:val="tablecopy"/>
            </w:pPr>
            <w:r>
              <w:t>330.50</w:t>
            </w:r>
          </w:p>
        </w:tc>
        <w:tc>
          <w:tcPr>
            <w:tcW w:w="900" w:type="dxa"/>
            <w:vAlign w:val="center"/>
          </w:tcPr>
          <w:p w14:paraId="14A3CB92" w14:textId="56829B57" w:rsidR="008E36CD" w:rsidRDefault="00BF1A77" w:rsidP="00F704F1">
            <w:pPr>
              <w:rPr>
                <w:sz w:val="16"/>
                <w:szCs w:val="16"/>
              </w:rPr>
            </w:pPr>
            <w:r>
              <w:rPr>
                <w:sz w:val="16"/>
                <w:szCs w:val="16"/>
              </w:rPr>
              <w:t>245.39</w:t>
            </w:r>
          </w:p>
        </w:tc>
        <w:tc>
          <w:tcPr>
            <w:tcW w:w="630" w:type="dxa"/>
            <w:vAlign w:val="center"/>
          </w:tcPr>
          <w:p w14:paraId="6AC565A5" w14:textId="475395E4" w:rsidR="008E36CD" w:rsidRDefault="00BF1A77" w:rsidP="00F704F1">
            <w:pPr>
              <w:rPr>
                <w:sz w:val="16"/>
                <w:szCs w:val="16"/>
              </w:rPr>
            </w:pPr>
            <w:r>
              <w:rPr>
                <w:sz w:val="16"/>
                <w:szCs w:val="16"/>
              </w:rPr>
              <w:t>25.8</w:t>
            </w:r>
            <w:r w:rsidR="008E36CD">
              <w:rPr>
                <w:sz w:val="16"/>
                <w:szCs w:val="16"/>
              </w:rPr>
              <w:t>%</w:t>
            </w:r>
          </w:p>
        </w:tc>
        <w:tc>
          <w:tcPr>
            <w:tcW w:w="1260" w:type="dxa"/>
            <w:vAlign w:val="center"/>
          </w:tcPr>
          <w:p w14:paraId="31D96154" w14:textId="1AECCA01" w:rsidR="008E36CD" w:rsidRDefault="00BF1A77" w:rsidP="00F704F1">
            <w:pPr>
              <w:rPr>
                <w:sz w:val="16"/>
                <w:szCs w:val="16"/>
              </w:rPr>
            </w:pPr>
            <w:r>
              <w:rPr>
                <w:sz w:val="16"/>
                <w:szCs w:val="16"/>
              </w:rPr>
              <w:t>173.89</w:t>
            </w:r>
          </w:p>
        </w:tc>
        <w:tc>
          <w:tcPr>
            <w:tcW w:w="723" w:type="dxa"/>
            <w:vAlign w:val="center"/>
          </w:tcPr>
          <w:p w14:paraId="7B77AD0D" w14:textId="1133596B" w:rsidR="008E36CD" w:rsidRDefault="00BF1A77" w:rsidP="00F704F1">
            <w:pPr>
              <w:rPr>
                <w:sz w:val="16"/>
                <w:szCs w:val="16"/>
              </w:rPr>
            </w:pPr>
            <w:r>
              <w:rPr>
                <w:sz w:val="16"/>
                <w:szCs w:val="16"/>
              </w:rPr>
              <w:t>47.4</w:t>
            </w:r>
            <w:r w:rsidR="008E36CD">
              <w:rPr>
                <w:sz w:val="16"/>
                <w:szCs w:val="16"/>
              </w:rPr>
              <w:t>%</w:t>
            </w:r>
          </w:p>
        </w:tc>
      </w:tr>
    </w:tbl>
    <w:p w14:paraId="0E4E4CFF" w14:textId="10E30AF8" w:rsidR="008E36CD" w:rsidRDefault="006B6B87" w:rsidP="008E36CD">
      <w:pPr>
        <w:pStyle w:val="BodyText"/>
        <w:keepNext/>
        <w:ind w:firstLine="0"/>
      </w:pPr>
      <w:r w:rsidRPr="00E25EBA">
        <w:rPr>
          <w:noProof/>
        </w:rPr>
        <w:lastRenderedPageBreak/>
        <w:drawing>
          <wp:inline distT="0" distB="0" distL="0" distR="0" wp14:anchorId="5ED61507" wp14:editId="7572D1E6">
            <wp:extent cx="3086100" cy="231284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r w:rsidRPr="005C159E">
        <w:rPr>
          <w:noProof/>
        </w:rPr>
        <w:drawing>
          <wp:inline distT="0" distB="0" distL="0" distR="0" wp14:anchorId="31CBDF45" wp14:editId="2656805F">
            <wp:extent cx="3086100" cy="23128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p>
    <w:p w14:paraId="6CEC7BC5" w14:textId="7DEEDC1F" w:rsidR="008E36CD" w:rsidRDefault="008E36CD" w:rsidP="00E0502F">
      <w:pPr>
        <w:pStyle w:val="Caption"/>
        <w:spacing w:after="0"/>
      </w:pPr>
      <w:bookmarkStart w:id="101" w:name="_Ref492727932"/>
      <w:r>
        <w:t xml:space="preserve">Figure </w:t>
      </w:r>
      <w:r w:rsidR="00697D7B">
        <w:fldChar w:fldCharType="begin"/>
      </w:r>
      <w:r w:rsidR="00697D7B">
        <w:instrText xml:space="preserve"> SEQ Figure \* ARABIC </w:instrText>
      </w:r>
      <w:r w:rsidR="00697D7B">
        <w:fldChar w:fldCharType="separate"/>
      </w:r>
      <w:r w:rsidR="000C75AE">
        <w:rPr>
          <w:noProof/>
        </w:rPr>
        <w:t>12</w:t>
      </w:r>
      <w:r w:rsidR="00697D7B">
        <w:rPr>
          <w:noProof/>
        </w:rPr>
        <w:fldChar w:fldCharType="end"/>
      </w:r>
      <w:bookmarkEnd w:id="101"/>
      <w:r w:rsidR="001A3D8D">
        <w:t xml:space="preserve">: HIH-6130 </w:t>
      </w:r>
      <w:r w:rsidR="00E0502F">
        <w:t>Measurement Cycle Using IODVS and PACER-E</w:t>
      </w:r>
    </w:p>
    <w:p w14:paraId="2184F025" w14:textId="2C929441" w:rsidR="004E3612" w:rsidRDefault="007766AD" w:rsidP="008E36CD">
      <w:pPr>
        <w:pStyle w:val="Heading1"/>
      </w:pPr>
      <w:r>
        <w:t>Conclusions</w:t>
      </w:r>
    </w:p>
    <w:p w14:paraId="402B1122" w14:textId="05D51D83" w:rsidR="00BC75D5" w:rsidRDefault="00483C73" w:rsidP="00BC75D5">
      <w:pPr>
        <w:pStyle w:val="BodyText"/>
      </w:pPr>
      <w:r>
        <w:t xml:space="preserve">Applying the PACER suite of algorithms to a variety of common embedded peripherals resulted in significant reductions to both latency and energy consumption. The PACER-T algorithm </w:t>
      </w:r>
      <w:r w:rsidR="00E114BE">
        <w:t>performed best against time-bound operations and was very competitive in energy-bound operations. For non-deterministic operations, the PACER-C algorithm performed well. When measured against a median baseline, the algorithm performed even better as the operational latency increased in randomness.</w:t>
      </w:r>
    </w:p>
    <w:p w14:paraId="5A41487B" w14:textId="0C90D26C" w:rsidR="00E114BE" w:rsidRDefault="00E114BE" w:rsidP="00907AA2">
      <w:pPr>
        <w:pStyle w:val="BodyText"/>
      </w:pPr>
      <w:r>
        <w:t>The PACER-</w:t>
      </w:r>
      <w:r w:rsidR="00BC75D5">
        <w:t xml:space="preserve">T and PACER-E algorithms use successive approximation and the PACER-C algorithm uses a return-to-idle measurement to determine activity completion. It is likely that </w:t>
      </w:r>
      <w:r w:rsidR="004D6B4C">
        <w:t xml:space="preserve">the performance of </w:t>
      </w:r>
      <w:r w:rsidR="00BC75D5">
        <w:t xml:space="preserve">both methods could be enhanced further through the application of </w:t>
      </w:r>
      <w:r w:rsidR="004D6B4C">
        <w:t>more complex algorithms</w:t>
      </w:r>
      <w:r w:rsidR="00BC75D5">
        <w:t>.</w:t>
      </w:r>
      <w:r w:rsidR="001A3D8D">
        <w:t xml:space="preserve"> </w:t>
      </w:r>
      <w:r w:rsidR="004D6B4C">
        <w:t xml:space="preserve">PACER-T could be applied to </w:t>
      </w:r>
      <w:r w:rsidR="001A3D8D">
        <w:t xml:space="preserve">memory operations with a bimodal delay distribution </w:t>
      </w:r>
      <w:r w:rsidR="004D6B4C">
        <w:t xml:space="preserve">by first testing for a cache hit and then delaying for a determined cache-miss time. Likewise, the PACER-C algorithm could be modified online so as to identify the current </w:t>
      </w:r>
      <w:r w:rsidR="001A3D8D">
        <w:t xml:space="preserve">waveform </w:t>
      </w:r>
      <w:r w:rsidR="004D6B4C">
        <w:t xml:space="preserve">features corresponding </w:t>
      </w:r>
      <w:r w:rsidR="001A3D8D">
        <w:t>varying latencies, thus allowing the MCU to sleep longer.</w:t>
      </w:r>
    </w:p>
    <w:p w14:paraId="6F88FB25" w14:textId="2B6BA635" w:rsidR="00D922AB" w:rsidRDefault="006F236C" w:rsidP="001A3D8D">
      <w:pPr>
        <w:pStyle w:val="BodyText"/>
      </w:pPr>
      <w:r>
        <w:t xml:space="preserve">As the cost of computation in embedded systems continues to decrease, it </w:t>
      </w:r>
      <w:r w:rsidR="005F7BEB">
        <w:t xml:space="preserve">is natural to devote </w:t>
      </w:r>
      <w:r w:rsidR="001A3D8D">
        <w:t xml:space="preserve">more </w:t>
      </w:r>
      <w:r w:rsidR="005F7BEB">
        <w:t xml:space="preserve">computational resources to minimizing system-wide energy </w:t>
      </w:r>
      <w:r w:rsidR="005F7BEB">
        <w:t xml:space="preserve">consumption and latency. The PACER </w:t>
      </w:r>
      <w:r w:rsidR="009433CC">
        <w:t xml:space="preserve">suite of </w:t>
      </w:r>
      <w:r w:rsidR="005F7BEB">
        <w:t xml:space="preserve">algorithms </w:t>
      </w:r>
      <w:r w:rsidR="009433CC">
        <w:t xml:space="preserve">use minimal computational resources and are shown to decrease latency by up to </w:t>
      </w:r>
      <w:r w:rsidR="004A17C2">
        <w:t>67</w:t>
      </w:r>
      <w:r w:rsidR="009433CC">
        <w:t>% and device energy consumption by up to 80% when compared to the naïve worst-case estimate.</w:t>
      </w:r>
    </w:p>
    <w:p w14:paraId="305AD397" w14:textId="77777777" w:rsidR="001E2299" w:rsidRDefault="001E2299" w:rsidP="009433CC">
      <w:pPr>
        <w:pStyle w:val="Heading1"/>
        <w:spacing w:before="120" w:after="0"/>
      </w:pPr>
      <w:r w:rsidRPr="008E36CD">
        <w:t>References</w:t>
      </w:r>
    </w:p>
    <w:p w14:paraId="5B2B5FF2" w14:textId="77777777" w:rsidR="00B22861" w:rsidRDefault="001E2299" w:rsidP="009433CC">
      <w:pPr>
        <w:pStyle w:val="BodyText"/>
        <w:ind w:firstLine="0"/>
        <w:rPr>
          <w:noProof/>
          <w:spacing w:val="0"/>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1"/>
      </w:tblGrid>
      <w:tr w:rsidR="00B22861" w14:paraId="703FF1FE" w14:textId="77777777">
        <w:trPr>
          <w:divId w:val="1840271708"/>
          <w:tblCellSpacing w:w="15" w:type="dxa"/>
        </w:trPr>
        <w:tc>
          <w:tcPr>
            <w:tcW w:w="50" w:type="pct"/>
            <w:hideMark/>
          </w:tcPr>
          <w:p w14:paraId="573D5DDA" w14:textId="77777777" w:rsidR="00B22861" w:rsidRDefault="00B22861">
            <w:pPr>
              <w:pStyle w:val="Bibliography"/>
              <w:rPr>
                <w:noProof/>
                <w:sz w:val="24"/>
                <w:szCs w:val="24"/>
              </w:rPr>
            </w:pPr>
            <w:r>
              <w:rPr>
                <w:noProof/>
              </w:rPr>
              <w:t xml:space="preserve">[1] </w:t>
            </w:r>
          </w:p>
        </w:tc>
        <w:tc>
          <w:tcPr>
            <w:tcW w:w="0" w:type="auto"/>
            <w:hideMark/>
          </w:tcPr>
          <w:p w14:paraId="6846693B" w14:textId="77777777" w:rsidR="00B22861" w:rsidRDefault="00B22861">
            <w:pPr>
              <w:pStyle w:val="Bibliography"/>
              <w:rPr>
                <w:noProof/>
              </w:rPr>
            </w:pPr>
            <w:r>
              <w:rPr>
                <w:noProof/>
              </w:rPr>
              <w:t xml:space="preserve">B. Brock and K. Rajamani, "Dynamic power management for embedded systems [SOC design]," in </w:t>
            </w:r>
            <w:r>
              <w:rPr>
                <w:i/>
                <w:iCs/>
                <w:noProof/>
              </w:rPr>
              <w:t>SOC Conference, 2003. Proceedings. IEEE International [Systems-on-Chip]</w:t>
            </w:r>
            <w:r>
              <w:rPr>
                <w:noProof/>
              </w:rPr>
              <w:t xml:space="preserve">, 2003. </w:t>
            </w:r>
          </w:p>
        </w:tc>
      </w:tr>
      <w:tr w:rsidR="00B22861" w14:paraId="0ED105FF" w14:textId="77777777">
        <w:trPr>
          <w:divId w:val="1840271708"/>
          <w:tblCellSpacing w:w="15" w:type="dxa"/>
        </w:trPr>
        <w:tc>
          <w:tcPr>
            <w:tcW w:w="50" w:type="pct"/>
            <w:hideMark/>
          </w:tcPr>
          <w:p w14:paraId="60339D40" w14:textId="77777777" w:rsidR="00B22861" w:rsidRDefault="00B22861">
            <w:pPr>
              <w:pStyle w:val="Bibliography"/>
              <w:rPr>
                <w:noProof/>
              </w:rPr>
            </w:pPr>
            <w:r>
              <w:rPr>
                <w:noProof/>
              </w:rPr>
              <w:t xml:space="preserve">[2] </w:t>
            </w:r>
          </w:p>
        </w:tc>
        <w:tc>
          <w:tcPr>
            <w:tcW w:w="0" w:type="auto"/>
            <w:hideMark/>
          </w:tcPr>
          <w:p w14:paraId="37248362" w14:textId="77777777" w:rsidR="00B22861" w:rsidRDefault="00B22861">
            <w:pPr>
              <w:pStyle w:val="Bibliography"/>
              <w:rPr>
                <w:noProof/>
              </w:rPr>
            </w:pPr>
            <w:r>
              <w:rPr>
                <w:noProof/>
              </w:rPr>
              <w:t xml:space="preserve">C. Kumar, M. Sindhwani and T. Srikanthan, "Profile-based technique for Dynamic Power Management in embedded systems," in </w:t>
            </w:r>
            <w:r>
              <w:rPr>
                <w:i/>
                <w:iCs/>
                <w:noProof/>
              </w:rPr>
              <w:t>Electronic Design, 2008. ICED 2008. International Conference on</w:t>
            </w:r>
            <w:r>
              <w:rPr>
                <w:noProof/>
              </w:rPr>
              <w:t xml:space="preserve">, 2008. </w:t>
            </w:r>
          </w:p>
        </w:tc>
      </w:tr>
      <w:tr w:rsidR="00B22861" w14:paraId="7E838E3A" w14:textId="77777777">
        <w:trPr>
          <w:divId w:val="1840271708"/>
          <w:tblCellSpacing w:w="15" w:type="dxa"/>
        </w:trPr>
        <w:tc>
          <w:tcPr>
            <w:tcW w:w="50" w:type="pct"/>
            <w:hideMark/>
          </w:tcPr>
          <w:p w14:paraId="03DFAE61" w14:textId="77777777" w:rsidR="00B22861" w:rsidRDefault="00B22861">
            <w:pPr>
              <w:pStyle w:val="Bibliography"/>
              <w:rPr>
                <w:noProof/>
              </w:rPr>
            </w:pPr>
            <w:r>
              <w:rPr>
                <w:noProof/>
              </w:rPr>
              <w:t xml:space="preserve">[3] </w:t>
            </w:r>
          </w:p>
        </w:tc>
        <w:tc>
          <w:tcPr>
            <w:tcW w:w="0" w:type="auto"/>
            <w:hideMark/>
          </w:tcPr>
          <w:p w14:paraId="37316F31" w14:textId="77777777" w:rsidR="00B22861" w:rsidRDefault="00B22861">
            <w:pPr>
              <w:pStyle w:val="Bibliography"/>
              <w:rPr>
                <w:noProof/>
              </w:rPr>
            </w:pPr>
            <w:r>
              <w:rPr>
                <w:noProof/>
              </w:rPr>
              <w:t xml:space="preserve">W. Dargie, "Dynamic Power Management in Wireless Sensor Networks: State-of-the-Art," </w:t>
            </w:r>
            <w:r>
              <w:rPr>
                <w:i/>
                <w:iCs/>
                <w:noProof/>
              </w:rPr>
              <w:t xml:space="preserve">IEEE Sensors Journal, </w:t>
            </w:r>
            <w:r>
              <w:rPr>
                <w:noProof/>
              </w:rPr>
              <w:t xml:space="preserve">vol. 12, no. 5, pp. 1518 - 1528, 2012. </w:t>
            </w:r>
          </w:p>
        </w:tc>
      </w:tr>
      <w:tr w:rsidR="00B22861" w14:paraId="37B8CC80" w14:textId="77777777">
        <w:trPr>
          <w:divId w:val="1840271708"/>
          <w:tblCellSpacing w:w="15" w:type="dxa"/>
        </w:trPr>
        <w:tc>
          <w:tcPr>
            <w:tcW w:w="50" w:type="pct"/>
            <w:hideMark/>
          </w:tcPr>
          <w:p w14:paraId="17F448B3" w14:textId="77777777" w:rsidR="00B22861" w:rsidRDefault="00B22861">
            <w:pPr>
              <w:pStyle w:val="Bibliography"/>
              <w:rPr>
                <w:noProof/>
              </w:rPr>
            </w:pPr>
            <w:r>
              <w:rPr>
                <w:noProof/>
              </w:rPr>
              <w:t xml:space="preserve">[4] </w:t>
            </w:r>
          </w:p>
        </w:tc>
        <w:tc>
          <w:tcPr>
            <w:tcW w:w="0" w:type="auto"/>
            <w:hideMark/>
          </w:tcPr>
          <w:p w14:paraId="1195B7CC" w14:textId="77777777" w:rsidR="00B22861" w:rsidRDefault="00B22861">
            <w:pPr>
              <w:pStyle w:val="Bibliography"/>
              <w:rPr>
                <w:noProof/>
              </w:rPr>
            </w:pPr>
            <w:r>
              <w:rPr>
                <w:noProof/>
              </w:rPr>
              <w:t xml:space="preserve">D. Moore and A. Dean, "Intra-Operation Dynamic Voltage Scaling," in </w:t>
            </w:r>
            <w:r>
              <w:rPr>
                <w:i/>
                <w:iCs/>
                <w:noProof/>
              </w:rPr>
              <w:t>2015 IEEE 3rd International Conference on Cyber-Physical Systems, Networks, and Applications</w:t>
            </w:r>
            <w:r>
              <w:rPr>
                <w:noProof/>
              </w:rPr>
              <w:t xml:space="preserve">, Hong Kong, 2015. </w:t>
            </w:r>
          </w:p>
        </w:tc>
      </w:tr>
      <w:tr w:rsidR="00B22861" w14:paraId="1345FEC6" w14:textId="77777777">
        <w:trPr>
          <w:divId w:val="1840271708"/>
          <w:tblCellSpacing w:w="15" w:type="dxa"/>
        </w:trPr>
        <w:tc>
          <w:tcPr>
            <w:tcW w:w="50" w:type="pct"/>
            <w:hideMark/>
          </w:tcPr>
          <w:p w14:paraId="478A179A" w14:textId="77777777" w:rsidR="00B22861" w:rsidRDefault="00B22861">
            <w:pPr>
              <w:pStyle w:val="Bibliography"/>
              <w:rPr>
                <w:noProof/>
              </w:rPr>
            </w:pPr>
            <w:r>
              <w:rPr>
                <w:noProof/>
              </w:rPr>
              <w:t xml:space="preserve">[5] </w:t>
            </w:r>
          </w:p>
        </w:tc>
        <w:tc>
          <w:tcPr>
            <w:tcW w:w="0" w:type="auto"/>
            <w:hideMark/>
          </w:tcPr>
          <w:p w14:paraId="17B84544" w14:textId="77777777" w:rsidR="00B22861" w:rsidRDefault="00B22861">
            <w:pPr>
              <w:pStyle w:val="Bibliography"/>
              <w:rPr>
                <w:noProof/>
              </w:rPr>
            </w:pPr>
            <w:r>
              <w:rPr>
                <w:noProof/>
              </w:rPr>
              <w:t xml:space="preserve">D. Lee, Y. Kim, G. Pekhimenko, S. Khan, V. Seshadri, K. Chang and O. Mutlu, "Adaptive-latency DRAM: Optimizing DRAM timing for the common-case," in </w:t>
            </w:r>
            <w:r>
              <w:rPr>
                <w:i/>
                <w:iCs/>
                <w:noProof/>
              </w:rPr>
              <w:t>IEEE 21st International Symposium on High Performance Computer Architecture (HPCA)</w:t>
            </w:r>
            <w:r>
              <w:rPr>
                <w:noProof/>
              </w:rPr>
              <w:t xml:space="preserve">, 2015. </w:t>
            </w:r>
          </w:p>
        </w:tc>
      </w:tr>
      <w:tr w:rsidR="00B22861" w14:paraId="41290F87" w14:textId="77777777">
        <w:trPr>
          <w:divId w:val="1840271708"/>
          <w:tblCellSpacing w:w="15" w:type="dxa"/>
        </w:trPr>
        <w:tc>
          <w:tcPr>
            <w:tcW w:w="50" w:type="pct"/>
            <w:hideMark/>
          </w:tcPr>
          <w:p w14:paraId="7F4BA6D3" w14:textId="77777777" w:rsidR="00B22861" w:rsidRDefault="00B22861">
            <w:pPr>
              <w:pStyle w:val="Bibliography"/>
              <w:rPr>
                <w:noProof/>
              </w:rPr>
            </w:pPr>
            <w:r>
              <w:rPr>
                <w:noProof/>
              </w:rPr>
              <w:t xml:space="preserve">[6] </w:t>
            </w:r>
          </w:p>
        </w:tc>
        <w:tc>
          <w:tcPr>
            <w:tcW w:w="0" w:type="auto"/>
            <w:hideMark/>
          </w:tcPr>
          <w:p w14:paraId="144BF600" w14:textId="77777777" w:rsidR="00B22861" w:rsidRDefault="00B22861">
            <w:pPr>
              <w:pStyle w:val="Bibliography"/>
              <w:rPr>
                <w:noProof/>
              </w:rPr>
            </w:pPr>
            <w:r>
              <w:rPr>
                <w:noProof/>
              </w:rPr>
              <w:t xml:space="preserve">S. Sadeghi-Kohan, M. Kamal, J. McNeil, P. Prinetto and Z. Navabi, "Online self adjusting progressive age monitoring of timing variations," in </w:t>
            </w:r>
            <w:r>
              <w:rPr>
                <w:i/>
                <w:iCs/>
                <w:noProof/>
              </w:rPr>
              <w:t>10th International Conference on Design &amp; Technology of Integrated Systems in Nanoscale Era (DTIS)</w:t>
            </w:r>
            <w:r>
              <w:rPr>
                <w:noProof/>
              </w:rPr>
              <w:t xml:space="preserve">, 2015. </w:t>
            </w:r>
          </w:p>
        </w:tc>
      </w:tr>
      <w:tr w:rsidR="00B22861" w14:paraId="7B6FBDB5" w14:textId="77777777">
        <w:trPr>
          <w:divId w:val="1840271708"/>
          <w:tblCellSpacing w:w="15" w:type="dxa"/>
        </w:trPr>
        <w:tc>
          <w:tcPr>
            <w:tcW w:w="50" w:type="pct"/>
            <w:hideMark/>
          </w:tcPr>
          <w:p w14:paraId="5F458A5A" w14:textId="77777777" w:rsidR="00B22861" w:rsidRDefault="00B22861">
            <w:pPr>
              <w:pStyle w:val="Bibliography"/>
              <w:rPr>
                <w:noProof/>
              </w:rPr>
            </w:pPr>
            <w:r>
              <w:rPr>
                <w:noProof/>
              </w:rPr>
              <w:t xml:space="preserve">[7] </w:t>
            </w:r>
          </w:p>
        </w:tc>
        <w:tc>
          <w:tcPr>
            <w:tcW w:w="0" w:type="auto"/>
            <w:hideMark/>
          </w:tcPr>
          <w:p w14:paraId="09D99682" w14:textId="77777777" w:rsidR="00B22861" w:rsidRDefault="00B22861">
            <w:pPr>
              <w:pStyle w:val="Bibliography"/>
              <w:rPr>
                <w:noProof/>
              </w:rPr>
            </w:pPr>
            <w:r>
              <w:rPr>
                <w:noProof/>
              </w:rPr>
              <w:t xml:space="preserve">D. S. S. Etter, "Adaptive Estimatation of Time Delays in Sampled Data Systems," in </w:t>
            </w:r>
            <w:r>
              <w:rPr>
                <w:i/>
                <w:iCs/>
                <w:noProof/>
              </w:rPr>
              <w:t>IEEE Transactions on Acoustics Speech and Signal Processing</w:t>
            </w:r>
            <w:r>
              <w:rPr>
                <w:noProof/>
              </w:rPr>
              <w:t xml:space="preserve">, 1981. </w:t>
            </w:r>
          </w:p>
        </w:tc>
      </w:tr>
      <w:tr w:rsidR="00B22861" w14:paraId="33523904" w14:textId="77777777">
        <w:trPr>
          <w:divId w:val="1840271708"/>
          <w:tblCellSpacing w:w="15" w:type="dxa"/>
        </w:trPr>
        <w:tc>
          <w:tcPr>
            <w:tcW w:w="50" w:type="pct"/>
            <w:hideMark/>
          </w:tcPr>
          <w:p w14:paraId="08CDC9B6" w14:textId="77777777" w:rsidR="00B22861" w:rsidRDefault="00B22861">
            <w:pPr>
              <w:pStyle w:val="Bibliography"/>
              <w:rPr>
                <w:noProof/>
              </w:rPr>
            </w:pPr>
            <w:r>
              <w:rPr>
                <w:noProof/>
              </w:rPr>
              <w:t xml:space="preserve">[8] </w:t>
            </w:r>
          </w:p>
        </w:tc>
        <w:tc>
          <w:tcPr>
            <w:tcW w:w="0" w:type="auto"/>
            <w:hideMark/>
          </w:tcPr>
          <w:p w14:paraId="59BFEF75" w14:textId="77777777" w:rsidR="00B22861" w:rsidRDefault="00B22861">
            <w:pPr>
              <w:pStyle w:val="Bibliography"/>
              <w:rPr>
                <w:noProof/>
              </w:rPr>
            </w:pPr>
            <w:r>
              <w:rPr>
                <w:noProof/>
              </w:rPr>
              <w:t xml:space="preserve">S. G. P. A. Z. E. Tarasov V, "Efficient I/O Scheduling with Accurately Estimated Disk Drive Latencies," in </w:t>
            </w:r>
            <w:r>
              <w:rPr>
                <w:i/>
                <w:iCs/>
                <w:noProof/>
              </w:rPr>
              <w:t>The Proceedings of OSPERT 2012</w:t>
            </w:r>
            <w:r>
              <w:rPr>
                <w:noProof/>
              </w:rPr>
              <w:t xml:space="preserve">, 2012. </w:t>
            </w:r>
          </w:p>
        </w:tc>
      </w:tr>
      <w:tr w:rsidR="00B22861" w14:paraId="49986067" w14:textId="77777777">
        <w:trPr>
          <w:divId w:val="1840271708"/>
          <w:tblCellSpacing w:w="15" w:type="dxa"/>
        </w:trPr>
        <w:tc>
          <w:tcPr>
            <w:tcW w:w="50" w:type="pct"/>
            <w:hideMark/>
          </w:tcPr>
          <w:p w14:paraId="74621C4D" w14:textId="77777777" w:rsidR="00B22861" w:rsidRDefault="00B22861">
            <w:pPr>
              <w:pStyle w:val="Bibliography"/>
              <w:rPr>
                <w:noProof/>
              </w:rPr>
            </w:pPr>
            <w:r>
              <w:rPr>
                <w:noProof/>
              </w:rPr>
              <w:t xml:space="preserve">[9] </w:t>
            </w:r>
          </w:p>
        </w:tc>
        <w:tc>
          <w:tcPr>
            <w:tcW w:w="0" w:type="auto"/>
            <w:hideMark/>
          </w:tcPr>
          <w:p w14:paraId="72E4AB9B" w14:textId="77777777" w:rsidR="00B22861" w:rsidRDefault="00B22861">
            <w:pPr>
              <w:pStyle w:val="Bibliography"/>
              <w:rPr>
                <w:noProof/>
              </w:rPr>
            </w:pPr>
            <w:r>
              <w:rPr>
                <w:noProof/>
              </w:rPr>
              <w:t xml:space="preserve">H. Macicior, M. Oyarbide, O. Miguel, I. Cantero, J. Canales and A. Etxeberria, "Iterative capacity estimation of LiFePO4 cell over the lifecycle based on SoC estimation correction," in </w:t>
            </w:r>
            <w:r>
              <w:rPr>
                <w:i/>
                <w:iCs/>
                <w:noProof/>
              </w:rPr>
              <w:t>Electric Vehicle Symposium and Exhibition (EVS27)</w:t>
            </w:r>
            <w:r>
              <w:rPr>
                <w:noProof/>
              </w:rPr>
              <w:t xml:space="preserve">, 2013. </w:t>
            </w:r>
          </w:p>
        </w:tc>
      </w:tr>
      <w:tr w:rsidR="00B22861" w14:paraId="54C18FDA" w14:textId="77777777">
        <w:trPr>
          <w:divId w:val="1840271708"/>
          <w:tblCellSpacing w:w="15" w:type="dxa"/>
        </w:trPr>
        <w:tc>
          <w:tcPr>
            <w:tcW w:w="50" w:type="pct"/>
            <w:hideMark/>
          </w:tcPr>
          <w:p w14:paraId="75B73C70" w14:textId="77777777" w:rsidR="00B22861" w:rsidRDefault="00B22861">
            <w:pPr>
              <w:pStyle w:val="Bibliography"/>
              <w:rPr>
                <w:noProof/>
              </w:rPr>
            </w:pPr>
            <w:r>
              <w:rPr>
                <w:noProof/>
              </w:rPr>
              <w:t xml:space="preserve">[10] </w:t>
            </w:r>
          </w:p>
        </w:tc>
        <w:tc>
          <w:tcPr>
            <w:tcW w:w="0" w:type="auto"/>
            <w:hideMark/>
          </w:tcPr>
          <w:p w14:paraId="1196798B" w14:textId="77777777" w:rsidR="00B22861" w:rsidRDefault="00B22861">
            <w:pPr>
              <w:pStyle w:val="Bibliography"/>
              <w:rPr>
                <w:noProof/>
              </w:rPr>
            </w:pPr>
            <w:r>
              <w:rPr>
                <w:noProof/>
              </w:rPr>
              <w:t xml:space="preserve">H. Mahanta, A. Azad and A. Khan, "Power analysis attack: A vulnerability to smart card security," in </w:t>
            </w:r>
            <w:r>
              <w:rPr>
                <w:i/>
                <w:iCs/>
                <w:noProof/>
              </w:rPr>
              <w:t>International Conference on Signal Processing And Communication Engineering Systems (SPACES)</w:t>
            </w:r>
            <w:r>
              <w:rPr>
                <w:noProof/>
              </w:rPr>
              <w:t xml:space="preserve">, 2015. </w:t>
            </w:r>
          </w:p>
        </w:tc>
      </w:tr>
      <w:tr w:rsidR="00B22861" w14:paraId="13F12790" w14:textId="77777777">
        <w:trPr>
          <w:divId w:val="1840271708"/>
          <w:tblCellSpacing w:w="15" w:type="dxa"/>
        </w:trPr>
        <w:tc>
          <w:tcPr>
            <w:tcW w:w="50" w:type="pct"/>
            <w:hideMark/>
          </w:tcPr>
          <w:p w14:paraId="20B88D8A" w14:textId="77777777" w:rsidR="00B22861" w:rsidRDefault="00B22861">
            <w:pPr>
              <w:pStyle w:val="Bibliography"/>
              <w:rPr>
                <w:noProof/>
              </w:rPr>
            </w:pPr>
            <w:r>
              <w:rPr>
                <w:noProof/>
              </w:rPr>
              <w:t xml:space="preserve">[11] </w:t>
            </w:r>
          </w:p>
        </w:tc>
        <w:tc>
          <w:tcPr>
            <w:tcW w:w="0" w:type="auto"/>
            <w:hideMark/>
          </w:tcPr>
          <w:p w14:paraId="631ABDD3" w14:textId="77777777" w:rsidR="00B22861" w:rsidRDefault="00B22861">
            <w:pPr>
              <w:pStyle w:val="Bibliography"/>
              <w:rPr>
                <w:noProof/>
              </w:rPr>
            </w:pPr>
            <w:r>
              <w:rPr>
                <w:noProof/>
              </w:rPr>
              <w:t xml:space="preserve">M. Petrvalsky, M. Drutarovsky and M. Varchola, "Differential power analysis attack on ARM based AES implementation without explicit synchronization," in </w:t>
            </w:r>
            <w:r>
              <w:rPr>
                <w:i/>
                <w:iCs/>
                <w:noProof/>
              </w:rPr>
              <w:t>Radioelektronika 2014 24th International Conference</w:t>
            </w:r>
            <w:r>
              <w:rPr>
                <w:noProof/>
              </w:rPr>
              <w:t xml:space="preserve">, 2014. </w:t>
            </w:r>
          </w:p>
        </w:tc>
      </w:tr>
    </w:tbl>
    <w:p w14:paraId="291C705E" w14:textId="2F416008" w:rsidR="0026029F" w:rsidRPr="005A74AF" w:rsidRDefault="001E2299" w:rsidP="009433CC">
      <w:pPr>
        <w:pStyle w:val="BodyText"/>
        <w:ind w:firstLine="0"/>
      </w:pPr>
      <w:r>
        <w:fldChar w:fldCharType="end"/>
      </w:r>
    </w:p>
    <w:sectPr w:rsidR="0026029F" w:rsidRPr="005A74AF" w:rsidSect="009433CC">
      <w:type w:val="continuous"/>
      <w:pgSz w:w="12240" w:h="15840" w:code="1"/>
      <w:pgMar w:top="1440" w:right="1080" w:bottom="1440" w:left="108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E856C2C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FA46A22"/>
    <w:multiLevelType w:val="hybridMultilevel"/>
    <w:tmpl w:val="9B3AABCE"/>
    <w:lvl w:ilvl="0" w:tplc="10AC0DD4">
      <w:start w:val="1"/>
      <w:numFmt w:val="upperRoman"/>
      <w:pStyle w:val="Lampiran"/>
      <w:lvlText w:val="%1."/>
      <w:lvlJc w:val="left"/>
      <w:pPr>
        <w:ind w:left="1080" w:hanging="720"/>
      </w:pPr>
      <w:rPr>
        <w:rFonts w:hint="default"/>
      </w:rPr>
    </w:lvl>
    <w:lvl w:ilvl="1" w:tplc="F2E60DB2" w:tentative="1">
      <w:start w:val="1"/>
      <w:numFmt w:val="lowerLetter"/>
      <w:lvlText w:val="%2."/>
      <w:lvlJc w:val="left"/>
      <w:pPr>
        <w:ind w:left="1440" w:hanging="360"/>
      </w:pPr>
    </w:lvl>
    <w:lvl w:ilvl="2" w:tplc="A422414C" w:tentative="1">
      <w:start w:val="1"/>
      <w:numFmt w:val="lowerRoman"/>
      <w:lvlText w:val="%3."/>
      <w:lvlJc w:val="right"/>
      <w:pPr>
        <w:ind w:left="2160" w:hanging="180"/>
      </w:pPr>
    </w:lvl>
    <w:lvl w:ilvl="3" w:tplc="7EB0AB7A" w:tentative="1">
      <w:start w:val="1"/>
      <w:numFmt w:val="decimal"/>
      <w:lvlText w:val="%4."/>
      <w:lvlJc w:val="left"/>
      <w:pPr>
        <w:ind w:left="2880" w:hanging="360"/>
      </w:pPr>
    </w:lvl>
    <w:lvl w:ilvl="4" w:tplc="E8ACAE0A" w:tentative="1">
      <w:start w:val="1"/>
      <w:numFmt w:val="lowerLetter"/>
      <w:lvlText w:val="%5."/>
      <w:lvlJc w:val="left"/>
      <w:pPr>
        <w:ind w:left="3600" w:hanging="360"/>
      </w:pPr>
    </w:lvl>
    <w:lvl w:ilvl="5" w:tplc="34E6C046" w:tentative="1">
      <w:start w:val="1"/>
      <w:numFmt w:val="lowerRoman"/>
      <w:lvlText w:val="%6."/>
      <w:lvlJc w:val="right"/>
      <w:pPr>
        <w:ind w:left="4320" w:hanging="180"/>
      </w:pPr>
    </w:lvl>
    <w:lvl w:ilvl="6" w:tplc="EFA6573C" w:tentative="1">
      <w:start w:val="1"/>
      <w:numFmt w:val="decimal"/>
      <w:lvlText w:val="%7."/>
      <w:lvlJc w:val="left"/>
      <w:pPr>
        <w:ind w:left="5040" w:hanging="360"/>
      </w:pPr>
    </w:lvl>
    <w:lvl w:ilvl="7" w:tplc="1BF83F74" w:tentative="1">
      <w:start w:val="1"/>
      <w:numFmt w:val="lowerLetter"/>
      <w:lvlText w:val="%8."/>
      <w:lvlJc w:val="left"/>
      <w:pPr>
        <w:ind w:left="5760" w:hanging="360"/>
      </w:pPr>
    </w:lvl>
    <w:lvl w:ilvl="8" w:tplc="B8DC7D58" w:tentative="1">
      <w:start w:val="1"/>
      <w:numFmt w:val="lowerRoman"/>
      <w:lvlText w:val="%9."/>
      <w:lvlJc w:val="right"/>
      <w:pPr>
        <w:ind w:left="6480" w:hanging="180"/>
      </w:pPr>
    </w:lvl>
  </w:abstractNum>
  <w:abstractNum w:abstractNumId="7" w15:restartNumberingAfterBreak="0">
    <w:nsid w:val="647A6377"/>
    <w:multiLevelType w:val="hybridMultilevel"/>
    <w:tmpl w:val="406A8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8"/>
  </w:num>
  <w:num w:numId="3">
    <w:abstractNumId w:val="1"/>
  </w:num>
  <w:num w:numId="4">
    <w:abstractNumId w:val="4"/>
  </w:num>
  <w:num w:numId="5">
    <w:abstractNumId w:val="4"/>
  </w:num>
  <w:num w:numId="6">
    <w:abstractNumId w:val="4"/>
  </w:num>
  <w:num w:numId="7">
    <w:abstractNumId w:val="4"/>
  </w:num>
  <w:num w:numId="8">
    <w:abstractNumId w:val="5"/>
  </w:num>
  <w:num w:numId="9">
    <w:abstractNumId w:val="9"/>
  </w:num>
  <w:num w:numId="10">
    <w:abstractNumId w:val="3"/>
  </w:num>
  <w:num w:numId="11">
    <w:abstractNumId w:val="0"/>
  </w:num>
  <w:num w:numId="12">
    <w:abstractNumId w:val="7"/>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 Moore">
    <w15:presenceInfo w15:providerId="Windows Live" w15:userId="d378c3114365bc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A1"/>
    <w:rsid w:val="000059A8"/>
    <w:rsid w:val="00006264"/>
    <w:rsid w:val="00030A86"/>
    <w:rsid w:val="00034759"/>
    <w:rsid w:val="000348F7"/>
    <w:rsid w:val="00037477"/>
    <w:rsid w:val="00041C55"/>
    <w:rsid w:val="000513FA"/>
    <w:rsid w:val="00062761"/>
    <w:rsid w:val="00084DB4"/>
    <w:rsid w:val="00085B4B"/>
    <w:rsid w:val="000A1786"/>
    <w:rsid w:val="000C67ED"/>
    <w:rsid w:val="000C75AE"/>
    <w:rsid w:val="000D05CE"/>
    <w:rsid w:val="000D2AA2"/>
    <w:rsid w:val="000E4A6B"/>
    <w:rsid w:val="000E737E"/>
    <w:rsid w:val="001262F7"/>
    <w:rsid w:val="00127F2B"/>
    <w:rsid w:val="00132D80"/>
    <w:rsid w:val="00143B31"/>
    <w:rsid w:val="00154098"/>
    <w:rsid w:val="00160CB0"/>
    <w:rsid w:val="00162FE5"/>
    <w:rsid w:val="001662D4"/>
    <w:rsid w:val="00194C9A"/>
    <w:rsid w:val="00195CE0"/>
    <w:rsid w:val="00197C42"/>
    <w:rsid w:val="00197C57"/>
    <w:rsid w:val="001A352E"/>
    <w:rsid w:val="001A377F"/>
    <w:rsid w:val="001A3D8D"/>
    <w:rsid w:val="001B275E"/>
    <w:rsid w:val="001E2299"/>
    <w:rsid w:val="001E510C"/>
    <w:rsid w:val="001F01DC"/>
    <w:rsid w:val="001F2E93"/>
    <w:rsid w:val="00205BB2"/>
    <w:rsid w:val="00225134"/>
    <w:rsid w:val="002254A9"/>
    <w:rsid w:val="002317B0"/>
    <w:rsid w:val="00235D4D"/>
    <w:rsid w:val="00235E5B"/>
    <w:rsid w:val="0023690F"/>
    <w:rsid w:val="0026029F"/>
    <w:rsid w:val="00265408"/>
    <w:rsid w:val="00266384"/>
    <w:rsid w:val="00275F7E"/>
    <w:rsid w:val="00276C00"/>
    <w:rsid w:val="002776BA"/>
    <w:rsid w:val="00285CAB"/>
    <w:rsid w:val="002A7F04"/>
    <w:rsid w:val="002B4841"/>
    <w:rsid w:val="002B4A01"/>
    <w:rsid w:val="002C28A1"/>
    <w:rsid w:val="002D0829"/>
    <w:rsid w:val="002E4AB2"/>
    <w:rsid w:val="002F1E6A"/>
    <w:rsid w:val="002F5028"/>
    <w:rsid w:val="0032293C"/>
    <w:rsid w:val="00347AFB"/>
    <w:rsid w:val="00362C72"/>
    <w:rsid w:val="00364F28"/>
    <w:rsid w:val="00366373"/>
    <w:rsid w:val="00391A50"/>
    <w:rsid w:val="003C4793"/>
    <w:rsid w:val="003D290B"/>
    <w:rsid w:val="003D4195"/>
    <w:rsid w:val="003D4347"/>
    <w:rsid w:val="003D6B87"/>
    <w:rsid w:val="003E3439"/>
    <w:rsid w:val="003E779D"/>
    <w:rsid w:val="003F2813"/>
    <w:rsid w:val="003F4665"/>
    <w:rsid w:val="003F4700"/>
    <w:rsid w:val="00400003"/>
    <w:rsid w:val="00401A5A"/>
    <w:rsid w:val="004059E6"/>
    <w:rsid w:val="00411C21"/>
    <w:rsid w:val="00417AD6"/>
    <w:rsid w:val="004276BF"/>
    <w:rsid w:val="00437B6E"/>
    <w:rsid w:val="00441A9C"/>
    <w:rsid w:val="00451696"/>
    <w:rsid w:val="00482D07"/>
    <w:rsid w:val="00483C73"/>
    <w:rsid w:val="00490089"/>
    <w:rsid w:val="00497998"/>
    <w:rsid w:val="004A17C2"/>
    <w:rsid w:val="004D6B4C"/>
    <w:rsid w:val="004E3612"/>
    <w:rsid w:val="004E502F"/>
    <w:rsid w:val="004E7AA2"/>
    <w:rsid w:val="005023A8"/>
    <w:rsid w:val="00510528"/>
    <w:rsid w:val="0052501C"/>
    <w:rsid w:val="00527552"/>
    <w:rsid w:val="005343E0"/>
    <w:rsid w:val="00537E5C"/>
    <w:rsid w:val="0054153F"/>
    <w:rsid w:val="00543447"/>
    <w:rsid w:val="00543732"/>
    <w:rsid w:val="00544234"/>
    <w:rsid w:val="00560377"/>
    <w:rsid w:val="00561824"/>
    <w:rsid w:val="00566020"/>
    <w:rsid w:val="00567F77"/>
    <w:rsid w:val="005740FA"/>
    <w:rsid w:val="005747E4"/>
    <w:rsid w:val="00587283"/>
    <w:rsid w:val="005A74AF"/>
    <w:rsid w:val="005B4BC1"/>
    <w:rsid w:val="005B520E"/>
    <w:rsid w:val="005C5A76"/>
    <w:rsid w:val="005C62C0"/>
    <w:rsid w:val="005D2BC9"/>
    <w:rsid w:val="005D6A67"/>
    <w:rsid w:val="005E5EE3"/>
    <w:rsid w:val="005F05AE"/>
    <w:rsid w:val="005F7B52"/>
    <w:rsid w:val="005F7BEB"/>
    <w:rsid w:val="00604A61"/>
    <w:rsid w:val="00606FEF"/>
    <w:rsid w:val="006116AD"/>
    <w:rsid w:val="00624AC1"/>
    <w:rsid w:val="0064304B"/>
    <w:rsid w:val="00643478"/>
    <w:rsid w:val="00654388"/>
    <w:rsid w:val="00661080"/>
    <w:rsid w:val="00670F22"/>
    <w:rsid w:val="006912EE"/>
    <w:rsid w:val="006946EB"/>
    <w:rsid w:val="00696196"/>
    <w:rsid w:val="00697D7B"/>
    <w:rsid w:val="006A7819"/>
    <w:rsid w:val="006A7F7A"/>
    <w:rsid w:val="006B5ABB"/>
    <w:rsid w:val="006B5E76"/>
    <w:rsid w:val="006B6B87"/>
    <w:rsid w:val="006E6322"/>
    <w:rsid w:val="006F236C"/>
    <w:rsid w:val="006F23CD"/>
    <w:rsid w:val="006F4C2D"/>
    <w:rsid w:val="006F5695"/>
    <w:rsid w:val="006F78BA"/>
    <w:rsid w:val="00732222"/>
    <w:rsid w:val="00732DC7"/>
    <w:rsid w:val="0073778D"/>
    <w:rsid w:val="00737F25"/>
    <w:rsid w:val="007425E4"/>
    <w:rsid w:val="0074752D"/>
    <w:rsid w:val="007530A4"/>
    <w:rsid w:val="00754CEA"/>
    <w:rsid w:val="00770A45"/>
    <w:rsid w:val="00771CAD"/>
    <w:rsid w:val="00773AA8"/>
    <w:rsid w:val="0077631C"/>
    <w:rsid w:val="007766AD"/>
    <w:rsid w:val="00776F36"/>
    <w:rsid w:val="00777C54"/>
    <w:rsid w:val="00797A68"/>
    <w:rsid w:val="007A46AE"/>
    <w:rsid w:val="007C2FF2"/>
    <w:rsid w:val="007C5EE7"/>
    <w:rsid w:val="007D521D"/>
    <w:rsid w:val="007E0CB7"/>
    <w:rsid w:val="007F7768"/>
    <w:rsid w:val="00804AF3"/>
    <w:rsid w:val="00814D42"/>
    <w:rsid w:val="00825A76"/>
    <w:rsid w:val="008301BD"/>
    <w:rsid w:val="00840144"/>
    <w:rsid w:val="00843C1F"/>
    <w:rsid w:val="00847BA0"/>
    <w:rsid w:val="00856460"/>
    <w:rsid w:val="008616F4"/>
    <w:rsid w:val="00863407"/>
    <w:rsid w:val="008636C7"/>
    <w:rsid w:val="00867DC7"/>
    <w:rsid w:val="008B54CE"/>
    <w:rsid w:val="008B7A89"/>
    <w:rsid w:val="008C1BD5"/>
    <w:rsid w:val="008D34FB"/>
    <w:rsid w:val="008E36CD"/>
    <w:rsid w:val="008E792D"/>
    <w:rsid w:val="00907AA2"/>
    <w:rsid w:val="00913EA6"/>
    <w:rsid w:val="00914AC2"/>
    <w:rsid w:val="0091539F"/>
    <w:rsid w:val="009303D9"/>
    <w:rsid w:val="00941ED7"/>
    <w:rsid w:val="009433CC"/>
    <w:rsid w:val="00947F5A"/>
    <w:rsid w:val="00962B44"/>
    <w:rsid w:val="00965881"/>
    <w:rsid w:val="00983629"/>
    <w:rsid w:val="009863A8"/>
    <w:rsid w:val="009B068B"/>
    <w:rsid w:val="009C7CC4"/>
    <w:rsid w:val="009F0BC0"/>
    <w:rsid w:val="009F2622"/>
    <w:rsid w:val="00A02366"/>
    <w:rsid w:val="00A041D3"/>
    <w:rsid w:val="00A075B8"/>
    <w:rsid w:val="00A12903"/>
    <w:rsid w:val="00A13F1C"/>
    <w:rsid w:val="00A205F5"/>
    <w:rsid w:val="00A25CA4"/>
    <w:rsid w:val="00A3094A"/>
    <w:rsid w:val="00A332B9"/>
    <w:rsid w:val="00A42C36"/>
    <w:rsid w:val="00A5579D"/>
    <w:rsid w:val="00A56378"/>
    <w:rsid w:val="00A809F8"/>
    <w:rsid w:val="00A974BC"/>
    <w:rsid w:val="00AA1BA8"/>
    <w:rsid w:val="00AA6240"/>
    <w:rsid w:val="00AB2261"/>
    <w:rsid w:val="00AB713A"/>
    <w:rsid w:val="00AC01CA"/>
    <w:rsid w:val="00AD60A4"/>
    <w:rsid w:val="00AE186D"/>
    <w:rsid w:val="00AE59E1"/>
    <w:rsid w:val="00B02873"/>
    <w:rsid w:val="00B05F65"/>
    <w:rsid w:val="00B115AD"/>
    <w:rsid w:val="00B11A60"/>
    <w:rsid w:val="00B157BF"/>
    <w:rsid w:val="00B22861"/>
    <w:rsid w:val="00B37A23"/>
    <w:rsid w:val="00B7369A"/>
    <w:rsid w:val="00B82A77"/>
    <w:rsid w:val="00B85CE5"/>
    <w:rsid w:val="00B86F43"/>
    <w:rsid w:val="00BB489F"/>
    <w:rsid w:val="00BB4CC5"/>
    <w:rsid w:val="00BC3F14"/>
    <w:rsid w:val="00BC75D5"/>
    <w:rsid w:val="00BE209A"/>
    <w:rsid w:val="00BE3DD9"/>
    <w:rsid w:val="00BE5E19"/>
    <w:rsid w:val="00BE61F1"/>
    <w:rsid w:val="00BF1A77"/>
    <w:rsid w:val="00BF2FAA"/>
    <w:rsid w:val="00BF3501"/>
    <w:rsid w:val="00BF3CAB"/>
    <w:rsid w:val="00C22057"/>
    <w:rsid w:val="00C3081E"/>
    <w:rsid w:val="00C33EFC"/>
    <w:rsid w:val="00C37C6E"/>
    <w:rsid w:val="00C4418E"/>
    <w:rsid w:val="00C70089"/>
    <w:rsid w:val="00C8738A"/>
    <w:rsid w:val="00C95F77"/>
    <w:rsid w:val="00CA69F9"/>
    <w:rsid w:val="00CB40CD"/>
    <w:rsid w:val="00CC0CE4"/>
    <w:rsid w:val="00CD7827"/>
    <w:rsid w:val="00CE39D7"/>
    <w:rsid w:val="00CE53B0"/>
    <w:rsid w:val="00CE5B0C"/>
    <w:rsid w:val="00CF59C2"/>
    <w:rsid w:val="00CF7304"/>
    <w:rsid w:val="00D158D0"/>
    <w:rsid w:val="00D15F94"/>
    <w:rsid w:val="00D16EB3"/>
    <w:rsid w:val="00D23456"/>
    <w:rsid w:val="00D247CB"/>
    <w:rsid w:val="00D3321B"/>
    <w:rsid w:val="00D42FE3"/>
    <w:rsid w:val="00D45667"/>
    <w:rsid w:val="00D513A5"/>
    <w:rsid w:val="00D618B3"/>
    <w:rsid w:val="00D72041"/>
    <w:rsid w:val="00D90D5D"/>
    <w:rsid w:val="00D922AB"/>
    <w:rsid w:val="00DB7C15"/>
    <w:rsid w:val="00DC601A"/>
    <w:rsid w:val="00DD63EB"/>
    <w:rsid w:val="00DF11E0"/>
    <w:rsid w:val="00DF16E2"/>
    <w:rsid w:val="00E0163F"/>
    <w:rsid w:val="00E0502F"/>
    <w:rsid w:val="00E114BE"/>
    <w:rsid w:val="00E11BA8"/>
    <w:rsid w:val="00E34CBD"/>
    <w:rsid w:val="00E357BF"/>
    <w:rsid w:val="00E45124"/>
    <w:rsid w:val="00E56B9D"/>
    <w:rsid w:val="00E61324"/>
    <w:rsid w:val="00E71060"/>
    <w:rsid w:val="00E75F06"/>
    <w:rsid w:val="00E768FF"/>
    <w:rsid w:val="00E77B53"/>
    <w:rsid w:val="00E77E9E"/>
    <w:rsid w:val="00E83787"/>
    <w:rsid w:val="00E90658"/>
    <w:rsid w:val="00E939A2"/>
    <w:rsid w:val="00E93E19"/>
    <w:rsid w:val="00E95037"/>
    <w:rsid w:val="00EB6487"/>
    <w:rsid w:val="00EC16BE"/>
    <w:rsid w:val="00EC20A0"/>
    <w:rsid w:val="00EC31DC"/>
    <w:rsid w:val="00ED0490"/>
    <w:rsid w:val="00ED69DB"/>
    <w:rsid w:val="00EF6BFB"/>
    <w:rsid w:val="00EF70A7"/>
    <w:rsid w:val="00F0601C"/>
    <w:rsid w:val="00F11E7C"/>
    <w:rsid w:val="00F174B9"/>
    <w:rsid w:val="00F21009"/>
    <w:rsid w:val="00F41583"/>
    <w:rsid w:val="00F41D06"/>
    <w:rsid w:val="00F43004"/>
    <w:rsid w:val="00F44861"/>
    <w:rsid w:val="00F47643"/>
    <w:rsid w:val="00F52FAE"/>
    <w:rsid w:val="00F56C25"/>
    <w:rsid w:val="00F641FE"/>
    <w:rsid w:val="00F704F1"/>
    <w:rsid w:val="00F87A50"/>
    <w:rsid w:val="00F91CB7"/>
    <w:rsid w:val="00F9595B"/>
    <w:rsid w:val="00FA2F67"/>
    <w:rsid w:val="00FA5698"/>
    <w:rsid w:val="00FA5C34"/>
    <w:rsid w:val="00FA7B25"/>
    <w:rsid w:val="00FC1126"/>
    <w:rsid w:val="00FC6FC7"/>
    <w:rsid w:val="00FD1897"/>
    <w:rsid w:val="00FD6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3D44A"/>
  <w15:chartTrackingRefBased/>
  <w15:docId w15:val="{3FFD97F9-AE6F-4D01-8B6C-1E75FBAE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B4A01"/>
    <w:pPr>
      <w:jc w:val="center"/>
    </w:p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TMLPreformatted">
    <w:name w:val="HTML Preformatted"/>
    <w:basedOn w:val="Normal"/>
    <w:link w:val="HTMLPreformattedChar"/>
    <w:rsid w:val="00BB4CC5"/>
    <w:rPr>
      <w:rFonts w:ascii="Courier New" w:hAnsi="Courier New" w:cs="Courier New"/>
    </w:rPr>
  </w:style>
  <w:style w:type="character" w:customStyle="1" w:styleId="HTMLPreformattedChar">
    <w:name w:val="HTML Preformatted Char"/>
    <w:link w:val="HTMLPreformatted"/>
    <w:rsid w:val="00BB4CC5"/>
    <w:rPr>
      <w:rFonts w:ascii="Courier New" w:hAnsi="Courier New" w:cs="Courier New"/>
    </w:rPr>
  </w:style>
  <w:style w:type="paragraph" w:styleId="Caption">
    <w:name w:val="caption"/>
    <w:basedOn w:val="Normal"/>
    <w:next w:val="Normal"/>
    <w:unhideWhenUsed/>
    <w:qFormat/>
    <w:rsid w:val="003D4195"/>
    <w:pPr>
      <w:spacing w:after="200"/>
    </w:pPr>
    <w:rPr>
      <w:i/>
      <w:iCs/>
      <w:color w:val="44546A" w:themeColor="text2"/>
      <w:sz w:val="16"/>
      <w:szCs w:val="18"/>
    </w:rPr>
  </w:style>
  <w:style w:type="table" w:styleId="TableGrid">
    <w:name w:val="Table Grid"/>
    <w:basedOn w:val="TableNormal"/>
    <w:uiPriority w:val="59"/>
    <w:rsid w:val="000348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70"/>
    <w:unhideWhenUsed/>
    <w:rsid w:val="001E2299"/>
  </w:style>
  <w:style w:type="character" w:styleId="CommentReference">
    <w:name w:val="annotation reference"/>
    <w:basedOn w:val="DefaultParagraphFont"/>
    <w:rsid w:val="0023690F"/>
    <w:rPr>
      <w:sz w:val="16"/>
      <w:szCs w:val="16"/>
    </w:rPr>
  </w:style>
  <w:style w:type="paragraph" w:styleId="CommentText">
    <w:name w:val="annotation text"/>
    <w:basedOn w:val="Normal"/>
    <w:link w:val="CommentTextChar"/>
    <w:rsid w:val="0023690F"/>
  </w:style>
  <w:style w:type="character" w:customStyle="1" w:styleId="CommentTextChar">
    <w:name w:val="Comment Text Char"/>
    <w:basedOn w:val="DefaultParagraphFont"/>
    <w:link w:val="CommentText"/>
    <w:rsid w:val="0023690F"/>
  </w:style>
  <w:style w:type="paragraph" w:styleId="CommentSubject">
    <w:name w:val="annotation subject"/>
    <w:basedOn w:val="CommentText"/>
    <w:next w:val="CommentText"/>
    <w:link w:val="CommentSubjectChar"/>
    <w:rsid w:val="0023690F"/>
    <w:rPr>
      <w:b/>
      <w:bCs/>
    </w:rPr>
  </w:style>
  <w:style w:type="character" w:customStyle="1" w:styleId="CommentSubjectChar">
    <w:name w:val="Comment Subject Char"/>
    <w:basedOn w:val="CommentTextChar"/>
    <w:link w:val="CommentSubject"/>
    <w:rsid w:val="0023690F"/>
    <w:rPr>
      <w:b/>
      <w:bCs/>
    </w:rPr>
  </w:style>
  <w:style w:type="paragraph" w:styleId="BalloonText">
    <w:name w:val="Balloon Text"/>
    <w:basedOn w:val="Normal"/>
    <w:link w:val="BalloonTextChar"/>
    <w:rsid w:val="0023690F"/>
    <w:rPr>
      <w:rFonts w:ascii="Segoe UI" w:hAnsi="Segoe UI" w:cs="Segoe UI"/>
      <w:sz w:val="18"/>
      <w:szCs w:val="18"/>
    </w:rPr>
  </w:style>
  <w:style w:type="character" w:customStyle="1" w:styleId="BalloonTextChar">
    <w:name w:val="Balloon Text Char"/>
    <w:basedOn w:val="DefaultParagraphFont"/>
    <w:link w:val="BalloonText"/>
    <w:rsid w:val="0023690F"/>
    <w:rPr>
      <w:rFonts w:ascii="Segoe UI" w:hAnsi="Segoe UI" w:cs="Segoe UI"/>
      <w:sz w:val="18"/>
      <w:szCs w:val="18"/>
    </w:rPr>
  </w:style>
  <w:style w:type="character" w:styleId="PlaceholderText">
    <w:name w:val="Placeholder Text"/>
    <w:basedOn w:val="DefaultParagraphFont"/>
    <w:uiPriority w:val="99"/>
    <w:unhideWhenUsed/>
    <w:rsid w:val="000E737E"/>
    <w:rPr>
      <w:color w:val="808080"/>
    </w:rPr>
  </w:style>
  <w:style w:type="character" w:customStyle="1" w:styleId="TextChar">
    <w:name w:val="Text Char"/>
    <w:basedOn w:val="DefaultParagraphFont"/>
    <w:link w:val="Text"/>
    <w:locked/>
    <w:rsid w:val="00D72041"/>
    <w:rPr>
      <w:rFonts w:ascii="Cambria" w:eastAsia="Calibri" w:hAnsi="Cambria"/>
    </w:rPr>
  </w:style>
  <w:style w:type="paragraph" w:customStyle="1" w:styleId="Text">
    <w:name w:val="Text"/>
    <w:basedOn w:val="Normal"/>
    <w:link w:val="TextChar"/>
    <w:qFormat/>
    <w:rsid w:val="00D72041"/>
    <w:pPr>
      <w:spacing w:before="240" w:after="200" w:line="276" w:lineRule="auto"/>
      <w:jc w:val="both"/>
    </w:pPr>
    <w:rPr>
      <w:rFonts w:ascii="Cambria" w:eastAsia="Calibri" w:hAnsi="Cambria"/>
    </w:rPr>
  </w:style>
  <w:style w:type="paragraph" w:customStyle="1" w:styleId="Lampiran">
    <w:name w:val="Lampiran"/>
    <w:basedOn w:val="Normal"/>
    <w:link w:val="LampiranChar"/>
    <w:qFormat/>
    <w:rsid w:val="00D72041"/>
    <w:pPr>
      <w:numPr>
        <w:numId w:val="13"/>
      </w:numPr>
      <w:spacing w:before="240" w:after="200" w:line="276" w:lineRule="auto"/>
      <w:ind w:left="851" w:hanging="851"/>
      <w:jc w:val="left"/>
    </w:pPr>
    <w:rPr>
      <w:rFonts w:ascii="Cambria" w:eastAsia="Calibri" w:hAnsi="Cambria"/>
      <w:b/>
      <w:sz w:val="28"/>
      <w:szCs w:val="28"/>
    </w:rPr>
  </w:style>
  <w:style w:type="character" w:customStyle="1" w:styleId="LampiranChar">
    <w:name w:val="Lampiran Char"/>
    <w:basedOn w:val="DefaultParagraphFont"/>
    <w:link w:val="Lampiran"/>
    <w:rsid w:val="00D72041"/>
    <w:rPr>
      <w:rFonts w:ascii="Cambria" w:eastAsia="Calibri" w:hAnsi="Cambria"/>
      <w:b/>
      <w:sz w:val="28"/>
      <w:szCs w:val="28"/>
    </w:rPr>
  </w:style>
  <w:style w:type="paragraph" w:styleId="Revision">
    <w:name w:val="Revision"/>
    <w:hidden/>
    <w:uiPriority w:val="71"/>
    <w:semiHidden/>
    <w:rsid w:val="00AB2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9372">
      <w:bodyDiv w:val="1"/>
      <w:marLeft w:val="0"/>
      <w:marRight w:val="0"/>
      <w:marTop w:val="0"/>
      <w:marBottom w:val="0"/>
      <w:divBdr>
        <w:top w:val="none" w:sz="0" w:space="0" w:color="auto"/>
        <w:left w:val="none" w:sz="0" w:space="0" w:color="auto"/>
        <w:bottom w:val="none" w:sz="0" w:space="0" w:color="auto"/>
        <w:right w:val="none" w:sz="0" w:space="0" w:color="auto"/>
      </w:divBdr>
    </w:div>
    <w:div w:id="160968221">
      <w:bodyDiv w:val="1"/>
      <w:marLeft w:val="0"/>
      <w:marRight w:val="0"/>
      <w:marTop w:val="0"/>
      <w:marBottom w:val="0"/>
      <w:divBdr>
        <w:top w:val="none" w:sz="0" w:space="0" w:color="auto"/>
        <w:left w:val="none" w:sz="0" w:space="0" w:color="auto"/>
        <w:bottom w:val="none" w:sz="0" w:space="0" w:color="auto"/>
        <w:right w:val="none" w:sz="0" w:space="0" w:color="auto"/>
      </w:divBdr>
    </w:div>
    <w:div w:id="182013551">
      <w:bodyDiv w:val="1"/>
      <w:marLeft w:val="0"/>
      <w:marRight w:val="0"/>
      <w:marTop w:val="0"/>
      <w:marBottom w:val="0"/>
      <w:divBdr>
        <w:top w:val="none" w:sz="0" w:space="0" w:color="auto"/>
        <w:left w:val="none" w:sz="0" w:space="0" w:color="auto"/>
        <w:bottom w:val="none" w:sz="0" w:space="0" w:color="auto"/>
        <w:right w:val="none" w:sz="0" w:space="0" w:color="auto"/>
      </w:divBdr>
    </w:div>
    <w:div w:id="219825410">
      <w:bodyDiv w:val="1"/>
      <w:marLeft w:val="0"/>
      <w:marRight w:val="0"/>
      <w:marTop w:val="0"/>
      <w:marBottom w:val="0"/>
      <w:divBdr>
        <w:top w:val="none" w:sz="0" w:space="0" w:color="auto"/>
        <w:left w:val="none" w:sz="0" w:space="0" w:color="auto"/>
        <w:bottom w:val="none" w:sz="0" w:space="0" w:color="auto"/>
        <w:right w:val="none" w:sz="0" w:space="0" w:color="auto"/>
      </w:divBdr>
    </w:div>
    <w:div w:id="220095705">
      <w:bodyDiv w:val="1"/>
      <w:marLeft w:val="0"/>
      <w:marRight w:val="0"/>
      <w:marTop w:val="0"/>
      <w:marBottom w:val="0"/>
      <w:divBdr>
        <w:top w:val="none" w:sz="0" w:space="0" w:color="auto"/>
        <w:left w:val="none" w:sz="0" w:space="0" w:color="auto"/>
        <w:bottom w:val="none" w:sz="0" w:space="0" w:color="auto"/>
        <w:right w:val="none" w:sz="0" w:space="0" w:color="auto"/>
      </w:divBdr>
    </w:div>
    <w:div w:id="300157403">
      <w:bodyDiv w:val="1"/>
      <w:marLeft w:val="0"/>
      <w:marRight w:val="0"/>
      <w:marTop w:val="0"/>
      <w:marBottom w:val="0"/>
      <w:divBdr>
        <w:top w:val="none" w:sz="0" w:space="0" w:color="auto"/>
        <w:left w:val="none" w:sz="0" w:space="0" w:color="auto"/>
        <w:bottom w:val="none" w:sz="0" w:space="0" w:color="auto"/>
        <w:right w:val="none" w:sz="0" w:space="0" w:color="auto"/>
      </w:divBdr>
    </w:div>
    <w:div w:id="313800076">
      <w:bodyDiv w:val="1"/>
      <w:marLeft w:val="0"/>
      <w:marRight w:val="0"/>
      <w:marTop w:val="0"/>
      <w:marBottom w:val="0"/>
      <w:divBdr>
        <w:top w:val="none" w:sz="0" w:space="0" w:color="auto"/>
        <w:left w:val="none" w:sz="0" w:space="0" w:color="auto"/>
        <w:bottom w:val="none" w:sz="0" w:space="0" w:color="auto"/>
        <w:right w:val="none" w:sz="0" w:space="0" w:color="auto"/>
      </w:divBdr>
    </w:div>
    <w:div w:id="335689345">
      <w:bodyDiv w:val="1"/>
      <w:marLeft w:val="0"/>
      <w:marRight w:val="0"/>
      <w:marTop w:val="0"/>
      <w:marBottom w:val="0"/>
      <w:divBdr>
        <w:top w:val="none" w:sz="0" w:space="0" w:color="auto"/>
        <w:left w:val="none" w:sz="0" w:space="0" w:color="auto"/>
        <w:bottom w:val="none" w:sz="0" w:space="0" w:color="auto"/>
        <w:right w:val="none" w:sz="0" w:space="0" w:color="auto"/>
      </w:divBdr>
    </w:div>
    <w:div w:id="369427173">
      <w:bodyDiv w:val="1"/>
      <w:marLeft w:val="0"/>
      <w:marRight w:val="0"/>
      <w:marTop w:val="0"/>
      <w:marBottom w:val="0"/>
      <w:divBdr>
        <w:top w:val="none" w:sz="0" w:space="0" w:color="auto"/>
        <w:left w:val="none" w:sz="0" w:space="0" w:color="auto"/>
        <w:bottom w:val="none" w:sz="0" w:space="0" w:color="auto"/>
        <w:right w:val="none" w:sz="0" w:space="0" w:color="auto"/>
      </w:divBdr>
    </w:div>
    <w:div w:id="373845823">
      <w:bodyDiv w:val="1"/>
      <w:marLeft w:val="0"/>
      <w:marRight w:val="0"/>
      <w:marTop w:val="0"/>
      <w:marBottom w:val="0"/>
      <w:divBdr>
        <w:top w:val="none" w:sz="0" w:space="0" w:color="auto"/>
        <w:left w:val="none" w:sz="0" w:space="0" w:color="auto"/>
        <w:bottom w:val="none" w:sz="0" w:space="0" w:color="auto"/>
        <w:right w:val="none" w:sz="0" w:space="0" w:color="auto"/>
      </w:divBdr>
    </w:div>
    <w:div w:id="593520030">
      <w:bodyDiv w:val="1"/>
      <w:marLeft w:val="0"/>
      <w:marRight w:val="0"/>
      <w:marTop w:val="0"/>
      <w:marBottom w:val="0"/>
      <w:divBdr>
        <w:top w:val="none" w:sz="0" w:space="0" w:color="auto"/>
        <w:left w:val="none" w:sz="0" w:space="0" w:color="auto"/>
        <w:bottom w:val="none" w:sz="0" w:space="0" w:color="auto"/>
        <w:right w:val="none" w:sz="0" w:space="0" w:color="auto"/>
      </w:divBdr>
    </w:div>
    <w:div w:id="605385847">
      <w:bodyDiv w:val="1"/>
      <w:marLeft w:val="0"/>
      <w:marRight w:val="0"/>
      <w:marTop w:val="0"/>
      <w:marBottom w:val="0"/>
      <w:divBdr>
        <w:top w:val="none" w:sz="0" w:space="0" w:color="auto"/>
        <w:left w:val="none" w:sz="0" w:space="0" w:color="auto"/>
        <w:bottom w:val="none" w:sz="0" w:space="0" w:color="auto"/>
        <w:right w:val="none" w:sz="0" w:space="0" w:color="auto"/>
      </w:divBdr>
    </w:div>
    <w:div w:id="798454769">
      <w:bodyDiv w:val="1"/>
      <w:marLeft w:val="0"/>
      <w:marRight w:val="0"/>
      <w:marTop w:val="0"/>
      <w:marBottom w:val="0"/>
      <w:divBdr>
        <w:top w:val="none" w:sz="0" w:space="0" w:color="auto"/>
        <w:left w:val="none" w:sz="0" w:space="0" w:color="auto"/>
        <w:bottom w:val="none" w:sz="0" w:space="0" w:color="auto"/>
        <w:right w:val="none" w:sz="0" w:space="0" w:color="auto"/>
      </w:divBdr>
    </w:div>
    <w:div w:id="851527786">
      <w:bodyDiv w:val="1"/>
      <w:marLeft w:val="0"/>
      <w:marRight w:val="0"/>
      <w:marTop w:val="0"/>
      <w:marBottom w:val="0"/>
      <w:divBdr>
        <w:top w:val="none" w:sz="0" w:space="0" w:color="auto"/>
        <w:left w:val="none" w:sz="0" w:space="0" w:color="auto"/>
        <w:bottom w:val="none" w:sz="0" w:space="0" w:color="auto"/>
        <w:right w:val="none" w:sz="0" w:space="0" w:color="auto"/>
      </w:divBdr>
    </w:div>
    <w:div w:id="897012707">
      <w:bodyDiv w:val="1"/>
      <w:marLeft w:val="0"/>
      <w:marRight w:val="0"/>
      <w:marTop w:val="0"/>
      <w:marBottom w:val="0"/>
      <w:divBdr>
        <w:top w:val="none" w:sz="0" w:space="0" w:color="auto"/>
        <w:left w:val="none" w:sz="0" w:space="0" w:color="auto"/>
        <w:bottom w:val="none" w:sz="0" w:space="0" w:color="auto"/>
        <w:right w:val="none" w:sz="0" w:space="0" w:color="auto"/>
      </w:divBdr>
    </w:div>
    <w:div w:id="998079575">
      <w:bodyDiv w:val="1"/>
      <w:marLeft w:val="0"/>
      <w:marRight w:val="0"/>
      <w:marTop w:val="0"/>
      <w:marBottom w:val="0"/>
      <w:divBdr>
        <w:top w:val="none" w:sz="0" w:space="0" w:color="auto"/>
        <w:left w:val="none" w:sz="0" w:space="0" w:color="auto"/>
        <w:bottom w:val="none" w:sz="0" w:space="0" w:color="auto"/>
        <w:right w:val="none" w:sz="0" w:space="0" w:color="auto"/>
      </w:divBdr>
    </w:div>
    <w:div w:id="1068189819">
      <w:bodyDiv w:val="1"/>
      <w:marLeft w:val="0"/>
      <w:marRight w:val="0"/>
      <w:marTop w:val="0"/>
      <w:marBottom w:val="0"/>
      <w:divBdr>
        <w:top w:val="none" w:sz="0" w:space="0" w:color="auto"/>
        <w:left w:val="none" w:sz="0" w:space="0" w:color="auto"/>
        <w:bottom w:val="none" w:sz="0" w:space="0" w:color="auto"/>
        <w:right w:val="none" w:sz="0" w:space="0" w:color="auto"/>
      </w:divBdr>
    </w:div>
    <w:div w:id="1155996214">
      <w:bodyDiv w:val="1"/>
      <w:marLeft w:val="0"/>
      <w:marRight w:val="0"/>
      <w:marTop w:val="0"/>
      <w:marBottom w:val="0"/>
      <w:divBdr>
        <w:top w:val="none" w:sz="0" w:space="0" w:color="auto"/>
        <w:left w:val="none" w:sz="0" w:space="0" w:color="auto"/>
        <w:bottom w:val="none" w:sz="0" w:space="0" w:color="auto"/>
        <w:right w:val="none" w:sz="0" w:space="0" w:color="auto"/>
      </w:divBdr>
    </w:div>
    <w:div w:id="1160316673">
      <w:bodyDiv w:val="1"/>
      <w:marLeft w:val="0"/>
      <w:marRight w:val="0"/>
      <w:marTop w:val="0"/>
      <w:marBottom w:val="0"/>
      <w:divBdr>
        <w:top w:val="none" w:sz="0" w:space="0" w:color="auto"/>
        <w:left w:val="none" w:sz="0" w:space="0" w:color="auto"/>
        <w:bottom w:val="none" w:sz="0" w:space="0" w:color="auto"/>
        <w:right w:val="none" w:sz="0" w:space="0" w:color="auto"/>
      </w:divBdr>
    </w:div>
    <w:div w:id="1303316865">
      <w:bodyDiv w:val="1"/>
      <w:marLeft w:val="0"/>
      <w:marRight w:val="0"/>
      <w:marTop w:val="0"/>
      <w:marBottom w:val="0"/>
      <w:divBdr>
        <w:top w:val="none" w:sz="0" w:space="0" w:color="auto"/>
        <w:left w:val="none" w:sz="0" w:space="0" w:color="auto"/>
        <w:bottom w:val="none" w:sz="0" w:space="0" w:color="auto"/>
        <w:right w:val="none" w:sz="0" w:space="0" w:color="auto"/>
      </w:divBdr>
    </w:div>
    <w:div w:id="1348675995">
      <w:bodyDiv w:val="1"/>
      <w:marLeft w:val="0"/>
      <w:marRight w:val="0"/>
      <w:marTop w:val="0"/>
      <w:marBottom w:val="0"/>
      <w:divBdr>
        <w:top w:val="none" w:sz="0" w:space="0" w:color="auto"/>
        <w:left w:val="none" w:sz="0" w:space="0" w:color="auto"/>
        <w:bottom w:val="none" w:sz="0" w:space="0" w:color="auto"/>
        <w:right w:val="none" w:sz="0" w:space="0" w:color="auto"/>
      </w:divBdr>
    </w:div>
    <w:div w:id="1357732232">
      <w:bodyDiv w:val="1"/>
      <w:marLeft w:val="0"/>
      <w:marRight w:val="0"/>
      <w:marTop w:val="0"/>
      <w:marBottom w:val="0"/>
      <w:divBdr>
        <w:top w:val="none" w:sz="0" w:space="0" w:color="auto"/>
        <w:left w:val="none" w:sz="0" w:space="0" w:color="auto"/>
        <w:bottom w:val="none" w:sz="0" w:space="0" w:color="auto"/>
        <w:right w:val="none" w:sz="0" w:space="0" w:color="auto"/>
      </w:divBdr>
    </w:div>
    <w:div w:id="1439906318">
      <w:bodyDiv w:val="1"/>
      <w:marLeft w:val="0"/>
      <w:marRight w:val="0"/>
      <w:marTop w:val="0"/>
      <w:marBottom w:val="0"/>
      <w:divBdr>
        <w:top w:val="none" w:sz="0" w:space="0" w:color="auto"/>
        <w:left w:val="none" w:sz="0" w:space="0" w:color="auto"/>
        <w:bottom w:val="none" w:sz="0" w:space="0" w:color="auto"/>
        <w:right w:val="none" w:sz="0" w:space="0" w:color="auto"/>
      </w:divBdr>
    </w:div>
    <w:div w:id="1566380163">
      <w:bodyDiv w:val="1"/>
      <w:marLeft w:val="0"/>
      <w:marRight w:val="0"/>
      <w:marTop w:val="0"/>
      <w:marBottom w:val="0"/>
      <w:divBdr>
        <w:top w:val="none" w:sz="0" w:space="0" w:color="auto"/>
        <w:left w:val="none" w:sz="0" w:space="0" w:color="auto"/>
        <w:bottom w:val="none" w:sz="0" w:space="0" w:color="auto"/>
        <w:right w:val="none" w:sz="0" w:space="0" w:color="auto"/>
      </w:divBdr>
    </w:div>
    <w:div w:id="1612398915">
      <w:bodyDiv w:val="1"/>
      <w:marLeft w:val="0"/>
      <w:marRight w:val="0"/>
      <w:marTop w:val="0"/>
      <w:marBottom w:val="0"/>
      <w:divBdr>
        <w:top w:val="none" w:sz="0" w:space="0" w:color="auto"/>
        <w:left w:val="none" w:sz="0" w:space="0" w:color="auto"/>
        <w:bottom w:val="none" w:sz="0" w:space="0" w:color="auto"/>
        <w:right w:val="none" w:sz="0" w:space="0" w:color="auto"/>
      </w:divBdr>
    </w:div>
    <w:div w:id="1651717016">
      <w:bodyDiv w:val="1"/>
      <w:marLeft w:val="0"/>
      <w:marRight w:val="0"/>
      <w:marTop w:val="0"/>
      <w:marBottom w:val="0"/>
      <w:divBdr>
        <w:top w:val="none" w:sz="0" w:space="0" w:color="auto"/>
        <w:left w:val="none" w:sz="0" w:space="0" w:color="auto"/>
        <w:bottom w:val="none" w:sz="0" w:space="0" w:color="auto"/>
        <w:right w:val="none" w:sz="0" w:space="0" w:color="auto"/>
      </w:divBdr>
    </w:div>
    <w:div w:id="1703440087">
      <w:bodyDiv w:val="1"/>
      <w:marLeft w:val="0"/>
      <w:marRight w:val="0"/>
      <w:marTop w:val="0"/>
      <w:marBottom w:val="0"/>
      <w:divBdr>
        <w:top w:val="none" w:sz="0" w:space="0" w:color="auto"/>
        <w:left w:val="none" w:sz="0" w:space="0" w:color="auto"/>
        <w:bottom w:val="none" w:sz="0" w:space="0" w:color="auto"/>
        <w:right w:val="none" w:sz="0" w:space="0" w:color="auto"/>
      </w:divBdr>
    </w:div>
    <w:div w:id="1775251218">
      <w:bodyDiv w:val="1"/>
      <w:marLeft w:val="0"/>
      <w:marRight w:val="0"/>
      <w:marTop w:val="0"/>
      <w:marBottom w:val="0"/>
      <w:divBdr>
        <w:top w:val="none" w:sz="0" w:space="0" w:color="auto"/>
        <w:left w:val="none" w:sz="0" w:space="0" w:color="auto"/>
        <w:bottom w:val="none" w:sz="0" w:space="0" w:color="auto"/>
        <w:right w:val="none" w:sz="0" w:space="0" w:color="auto"/>
      </w:divBdr>
    </w:div>
    <w:div w:id="1815684312">
      <w:bodyDiv w:val="1"/>
      <w:marLeft w:val="0"/>
      <w:marRight w:val="0"/>
      <w:marTop w:val="0"/>
      <w:marBottom w:val="0"/>
      <w:divBdr>
        <w:top w:val="none" w:sz="0" w:space="0" w:color="auto"/>
        <w:left w:val="none" w:sz="0" w:space="0" w:color="auto"/>
        <w:bottom w:val="none" w:sz="0" w:space="0" w:color="auto"/>
        <w:right w:val="none" w:sz="0" w:space="0" w:color="auto"/>
      </w:divBdr>
    </w:div>
    <w:div w:id="1840271708">
      <w:bodyDiv w:val="1"/>
      <w:marLeft w:val="0"/>
      <w:marRight w:val="0"/>
      <w:marTop w:val="0"/>
      <w:marBottom w:val="0"/>
      <w:divBdr>
        <w:top w:val="none" w:sz="0" w:space="0" w:color="auto"/>
        <w:left w:val="none" w:sz="0" w:space="0" w:color="auto"/>
        <w:bottom w:val="none" w:sz="0" w:space="0" w:color="auto"/>
        <w:right w:val="none" w:sz="0" w:space="0" w:color="auto"/>
      </w:divBdr>
    </w:div>
    <w:div w:id="1845512738">
      <w:bodyDiv w:val="1"/>
      <w:marLeft w:val="0"/>
      <w:marRight w:val="0"/>
      <w:marTop w:val="0"/>
      <w:marBottom w:val="0"/>
      <w:divBdr>
        <w:top w:val="none" w:sz="0" w:space="0" w:color="auto"/>
        <w:left w:val="none" w:sz="0" w:space="0" w:color="auto"/>
        <w:bottom w:val="none" w:sz="0" w:space="0" w:color="auto"/>
        <w:right w:val="none" w:sz="0" w:space="0" w:color="auto"/>
      </w:divBdr>
    </w:div>
    <w:div w:id="1936785647">
      <w:bodyDiv w:val="1"/>
      <w:marLeft w:val="0"/>
      <w:marRight w:val="0"/>
      <w:marTop w:val="0"/>
      <w:marBottom w:val="0"/>
      <w:divBdr>
        <w:top w:val="none" w:sz="0" w:space="0" w:color="auto"/>
        <w:left w:val="none" w:sz="0" w:space="0" w:color="auto"/>
        <w:bottom w:val="none" w:sz="0" w:space="0" w:color="auto"/>
        <w:right w:val="none" w:sz="0" w:space="0" w:color="auto"/>
      </w:divBdr>
    </w:div>
    <w:div w:id="1997495852">
      <w:bodyDiv w:val="1"/>
      <w:marLeft w:val="0"/>
      <w:marRight w:val="0"/>
      <w:marTop w:val="0"/>
      <w:marBottom w:val="0"/>
      <w:divBdr>
        <w:top w:val="none" w:sz="0" w:space="0" w:color="auto"/>
        <w:left w:val="none" w:sz="0" w:space="0" w:color="auto"/>
        <w:bottom w:val="none" w:sz="0" w:space="0" w:color="auto"/>
        <w:right w:val="none" w:sz="0" w:space="0" w:color="auto"/>
      </w:divBdr>
    </w:div>
    <w:div w:id="212992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Don15</b:Tag>
    <b:SourceType>ConferenceProceedings</b:SourceType>
    <b:Guid>{A6D7FCC1-2AE1-43A0-8C9C-CAC673871002}</b:Guid>
    <b:Title>Adaptive-latency DRAM: Optimizing DRAM timing for the common-case</b:Title>
    <b:Year>2015</b:Year>
    <b:ConferenceName>IEEE 21st International Symposium on High Performance Computer Architecture (HPCA)</b:ConferenceName>
    <b:Author>
      <b:Author>
        <b:NameList>
          <b:Person>
            <b:Last>Lee</b:Last>
            <b:First>DongHyuk</b:First>
          </b:Person>
          <b:Person>
            <b:Last>Kim</b:Last>
            <b:First>Yoongu</b:First>
          </b:Person>
          <b:Person>
            <b:Last>Pekhimenko</b:Last>
            <b:First>G.</b:First>
          </b:Person>
          <b:Person>
            <b:Last>Khan</b:Last>
            <b:First>S.</b:First>
          </b:Person>
          <b:Person>
            <b:Last>Seshadri</b:Last>
            <b:First>V.</b:First>
          </b:Person>
          <b:Person>
            <b:Last>Chang</b:Last>
            <b:First>K.</b:First>
          </b:Person>
          <b:Person>
            <b:Last>Mutlu</b:Last>
            <b:First>O.</b:First>
          </b:Person>
        </b:NameList>
      </b:Author>
    </b:Author>
    <b:RefOrder>5</b:RefOrder>
  </b:Source>
  <b:Source>
    <b:Tag>Sad15</b:Tag>
    <b:SourceType>ConferenceProceedings</b:SourceType>
    <b:Guid>{DDED1E8F-2B91-46B3-9FFE-53CB030B31B9}</b:Guid>
    <b:Author>
      <b:Author>
        <b:NameList>
          <b:Person>
            <b:Last>Sadeghi-Kohan</b:Last>
            <b:First>S.</b:First>
          </b:Person>
          <b:Person>
            <b:Last>Kamal</b:Last>
            <b:First>M.</b:First>
          </b:Person>
          <b:Person>
            <b:Last>McNeil</b:Last>
            <b:First>J.</b:First>
          </b:Person>
          <b:Person>
            <b:Last>Prinetto</b:Last>
            <b:First>P.</b:First>
          </b:Person>
          <b:Person>
            <b:Last>Navabi</b:Last>
            <b:First>Z.</b:First>
          </b:Person>
        </b:NameList>
      </b:Author>
    </b:Author>
    <b:Title>Online self adjusting progressive age monitoring of timing variations</b:Title>
    <b:Year>2015</b:Year>
    <b:ConferenceName>10th International Conference on Design &amp; Technology of Integrated Systems in Nanoscale Era (DTIS)</b:ConferenceName>
    <b:RefOrder>6</b:RefOrder>
  </b:Source>
  <b:Source>
    <b:Tag>Ett81</b:Tag>
    <b:SourceType>ConferenceProceedings</b:SourceType>
    <b:Guid>{17584EBD-7F52-4EA2-95AA-EE4CE3D14FBC}</b:Guid>
    <b:Author>
      <b:Author>
        <b:NameList>
          <b:Person>
            <b:Last>Etter</b:Last>
            <b:First>D.</b:First>
            <b:Middle>Stearns, S.</b:Middle>
          </b:Person>
        </b:NameList>
      </b:Author>
    </b:Author>
    <b:Title>Adaptive Estimatation of Time Delays in Sampled Data Systems</b:Title>
    <b:Year>1981</b:Year>
    <b:ConferenceName>IEEE Transactions on Acoustics Speech and Signal Processing</b:ConferenceName>
    <b:RefOrder>7</b:RefOrder>
  </b:Source>
  <b:Source>
    <b:Tag>Tar12</b:Tag>
    <b:SourceType>ConferenceProceedings</b:SourceType>
    <b:Guid>{E968C5F5-6C31-4A0C-A17C-732BDBB1F672}</b:Guid>
    <b:Author>
      <b:Author>
        <b:NameList>
          <b:Person>
            <b:Last>Tarasov V</b:Last>
            <b:First>Sim</b:First>
            <b:Middle>G, Povzner A, Zadok E</b:Middle>
          </b:Person>
        </b:NameList>
      </b:Author>
    </b:Author>
    <b:Title>Efficient I/O Scheduling with Accurately Estimated Disk Drive Latencies</b:Title>
    <b:Year>2012</b:Year>
    <b:ConferenceName>The Proceedings of OSPERT 2012</b:ConferenceName>
    <b:RefOrder>8</b:RefOrder>
  </b:Source>
  <b:Source>
    <b:Tag>Mac13</b:Tag>
    <b:SourceType>ConferenceProceedings</b:SourceType>
    <b:Guid>{EBB6661B-0DCE-4FCB-8B72-EE595902DFE1}</b:Guid>
    <b:Title>Iterative capacity estimation of LiFePO4 cell over the lifecycle based on SoC estimation correction</b:Title>
    <b:Year>2013</b:Year>
    <b:Author>
      <b:Author>
        <b:NameList>
          <b:Person>
            <b:Last>Macicior</b:Last>
            <b:First>H.</b:First>
          </b:Person>
          <b:Person>
            <b:Last>Oyarbide</b:Last>
            <b:First>M.</b:First>
          </b:Person>
          <b:Person>
            <b:Last>Miguel</b:Last>
            <b:First>O.</b:First>
          </b:Person>
          <b:Person>
            <b:Last>Cantero</b:Last>
            <b:First>I.</b:First>
          </b:Person>
          <b:Person>
            <b:Last>Canales</b:Last>
            <b:First>J.M.</b:First>
          </b:Person>
          <b:Person>
            <b:Last>Etxeberria</b:Last>
            <b:First>A.</b:First>
          </b:Person>
        </b:NameList>
      </b:Author>
    </b:Author>
    <b:ConferenceName>Electric Vehicle Symposium and Exhibition (EVS27)</b:ConferenceName>
    <b:RefOrder>9</b:RefOrder>
  </b:Source>
  <b:Source>
    <b:Tag>Mah15</b:Tag>
    <b:SourceType>ConferenceProceedings</b:SourceType>
    <b:Guid>{9D80B31B-D7EB-4FA5-995D-96408310C8E8}</b:Guid>
    <b:Author>
      <b:Author>
        <b:NameList>
          <b:Person>
            <b:Last>Mahanta</b:Last>
            <b:First>H.J.</b:First>
          </b:Person>
          <b:Person>
            <b:Last>Azad</b:Last>
            <b:First>A.K.</b:First>
          </b:Person>
          <b:Person>
            <b:Last>Khan</b:Last>
            <b:First>A.K.</b:First>
          </b:Person>
        </b:NameList>
      </b:Author>
    </b:Author>
    <b:Title>Power analysis attack: A vulnerability to smart card security</b:Title>
    <b:Year>2015</b:Year>
    <b:ConferenceName>International Conference on Signal Processing And Communication Engineering Systems (SPACES)</b:ConferenceName>
    <b:RefOrder>10</b:RefOrder>
  </b:Source>
  <b:Source>
    <b:Tag>Pet14</b:Tag>
    <b:SourceType>ConferenceProceedings</b:SourceType>
    <b:Guid>{6881B885-7776-4BA1-A599-B6765DDD4842}</b:Guid>
    <b:Author>
      <b:Author>
        <b:NameList>
          <b:Person>
            <b:Last>Petrvalsky</b:Last>
            <b:First>M.</b:First>
          </b:Person>
          <b:Person>
            <b:Last>Drutarovsky</b:Last>
            <b:First>M.</b:First>
          </b:Person>
          <b:Person>
            <b:Last>Varchola</b:Last>
            <b:First>M.</b:First>
          </b:Person>
        </b:NameList>
      </b:Author>
    </b:Author>
    <b:Title>Differential power analysis attack on ARM based AES implementation without explicit synchronization</b:Title>
    <b:Year>2014</b:Year>
    <b:ConferenceName>Radioelektronika 2014 24th International Conference</b:ConferenceName>
    <b:RefOrder>11</b:RefOrder>
  </b:Source>
  <b:Source>
    <b:Tag>Bro03</b:Tag>
    <b:SourceType>ConferenceProceedings</b:SourceType>
    <b:Guid>{B34F23EC-557A-48A4-93A8-693FC378F1F4}</b:Guid>
    <b:Author>
      <b:Author>
        <b:NameList>
          <b:Person>
            <b:Last>Brock</b:Last>
            <b:First>B.</b:First>
          </b:Person>
          <b:Person>
            <b:Last>Rajamani</b:Last>
            <b:First>K.</b:First>
          </b:Person>
        </b:NameList>
      </b:Author>
    </b:Author>
    <b:Title>Dynamic power management for embedded systems [SOC design]</b:Title>
    <b:Pages>416-419</b:Pages>
    <b:Year>2003</b:Year>
    <b:ConferenceName>SOC Conference, 2003. Proceedings. IEEE International [Systems-on-Chip]</b:ConferenceName>
    <b:RefOrder>1</b:RefOrder>
  </b:Source>
  <b:Source>
    <b:Tag>Dar12</b:Tag>
    <b:SourceType>JournalArticle</b:SourceType>
    <b:Guid>{7CB1B432-6183-42CE-A5A5-4CE165C216D2}</b:Guid>
    <b:Author>
      <b:Author>
        <b:NameList>
          <b:Person>
            <b:Last>Dargie</b:Last>
            <b:First>Waltenegus</b:First>
          </b:Person>
        </b:NameList>
      </b:Author>
    </b:Author>
    <b:Title>Dynamic Power Management in Wireless Sensor Networks: State-of-the-Art</b:Title>
    <b:Year>2012</b:Year>
    <b:JournalName>IEEE Sensors Journal</b:JournalName>
    <b:Pages>1518 - 1528</b:Pages>
    <b:Volume>12</b:Volume>
    <b:Issue>5</b:Issue>
    <b:RefOrder>3</b:RefOrder>
  </b:Source>
  <b:Source>
    <b:Tag>Kum08</b:Tag>
    <b:SourceType>ConferenceProceedings</b:SourceType>
    <b:Guid>{CEAC2A3D-B652-4409-A720-00A47F282C02}</b:Guid>
    <b:Author>
      <b:Author>
        <b:NameList>
          <b:Person>
            <b:Last>Kumar</b:Last>
            <b:First>C.M.</b:First>
          </b:Person>
          <b:Person>
            <b:Last>Sindhwani</b:Last>
            <b:First>M.</b:First>
          </b:Person>
          <b:Person>
            <b:Last>Srikanthan</b:Last>
            <b:First>T.</b:First>
          </b:Person>
        </b:NameList>
      </b:Author>
    </b:Author>
    <b:Title>Profile-based technique for Dynamic Power Management in embedded systems</b:Title>
    <b:Pages>1-3</b:Pages>
    <b:Year>2008</b:Year>
    <b:ConferenceName>Electronic Design, 2008. ICED 2008. International Conference on</b:ConferenceName>
    <b:RefOrder>2</b:RefOrder>
  </b:Source>
  <b:Source>
    <b:Tag>Moo15</b:Tag>
    <b:SourceType>ConferenceProceedings</b:SourceType>
    <b:Guid>{56E0B34E-D693-413B-82AD-D0F269CB0D6D}</b:Guid>
    <b:Title>Intra-Operation Dynamic Voltage Scaling</b:Title>
    <b:Year>2015</b:Year>
    <b:City>Hong Kong</b:City>
    <b:Publisher>IEEE Conference Publications</b:Publisher>
    <b:Author>
      <b:Author>
        <b:NameList>
          <b:Person>
            <b:Last>Moore</b:Last>
            <b:First>Daniel</b:First>
          </b:Person>
          <b:Person>
            <b:Last>Dean</b:Last>
            <b:First>Alexander</b:First>
          </b:Person>
        </b:NameList>
      </b:Author>
    </b:Author>
    <b:Pages>70-77</b:Pages>
    <b:ConferenceName>2015 IEEE 3rd International Conference on Cyber-Physical Systems, Networks, and Applications</b:ConferenceName>
    <b:RefOrder>4</b:RefOrder>
  </b:Source>
</b:Sources>
</file>

<file path=customXml/itemProps1.xml><?xml version="1.0" encoding="utf-8"?>
<ds:datastoreItem xmlns:ds="http://schemas.openxmlformats.org/officeDocument/2006/customXml" ds:itemID="{08758483-8C89-478C-B9C4-5D7E510A4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4743</Words>
  <Characters>27037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PACER</dc:title>
  <dc:subject>Peripheral Activity Completion Estimation and Recognition</dc:subject>
  <dc:creator>drmoore</dc:creator>
  <cp:keywords>embedded, low-power</cp:keywords>
  <dc:description/>
  <cp:lastModifiedBy>Dan Moore</cp:lastModifiedBy>
  <cp:revision>4</cp:revision>
  <cp:lastPrinted>2017-12-08T05:28:00Z</cp:lastPrinted>
  <dcterms:created xsi:type="dcterms:W3CDTF">2017-12-08T05:26:00Z</dcterms:created>
  <dcterms:modified xsi:type="dcterms:W3CDTF">2017-12-08T05:28:00Z</dcterms:modified>
</cp:coreProperties>
</file>